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20E7" w:rsidRPr="00DA3F54" w:rsidRDefault="00DA3F54" w:rsidP="00DA3F54">
      <w:pPr>
        <w:jc w:val="center"/>
        <w:rPr>
          <w:b/>
          <w:bCs/>
          <w:sz w:val="56"/>
          <w:szCs w:val="56"/>
          <w:u w:val="single"/>
        </w:rPr>
      </w:pPr>
      <w:r w:rsidRPr="00DA3F54">
        <w:rPr>
          <w:b/>
          <w:bCs/>
          <w:sz w:val="56"/>
          <w:szCs w:val="56"/>
          <w:u w:val="single"/>
        </w:rPr>
        <w:t>Project Report</w:t>
      </w:r>
    </w:p>
    <w:p w:rsidR="00DA3F54" w:rsidRPr="00DA3F54" w:rsidRDefault="00DA3F54" w:rsidP="00DA3F54">
      <w:pPr>
        <w:jc w:val="center"/>
        <w:rPr>
          <w:sz w:val="36"/>
          <w:szCs w:val="36"/>
        </w:rPr>
      </w:pPr>
      <w:r w:rsidRPr="00DA3F54">
        <w:rPr>
          <w:sz w:val="36"/>
          <w:szCs w:val="36"/>
        </w:rPr>
        <w:t>ON</w:t>
      </w:r>
    </w:p>
    <w:p w:rsidR="00DA3F54" w:rsidRDefault="00DA3F54" w:rsidP="00DA3F54">
      <w:pPr>
        <w:jc w:val="center"/>
        <w:rPr>
          <w:color w:val="33CCCC"/>
          <w:sz w:val="28"/>
          <w:szCs w:val="28"/>
          <w:u w:val="single"/>
        </w:rPr>
      </w:pPr>
      <w:r w:rsidRPr="00DA3F54">
        <w:rPr>
          <w:color w:val="33CCCC"/>
          <w:sz w:val="56"/>
          <w:szCs w:val="56"/>
          <w:u w:val="single"/>
        </w:rPr>
        <w:t>SUPPLY CHAIN MANAGEMENT</w:t>
      </w:r>
    </w:p>
    <w:p w:rsidR="006E789A" w:rsidRPr="006E789A" w:rsidRDefault="006E789A" w:rsidP="00DA3F54">
      <w:pPr>
        <w:jc w:val="center"/>
        <w:rPr>
          <w:color w:val="33CCCC"/>
          <w:sz w:val="28"/>
          <w:szCs w:val="28"/>
          <w:u w:val="single"/>
        </w:rPr>
      </w:pPr>
    </w:p>
    <w:p w:rsidR="00DA3F54" w:rsidRPr="006E789A" w:rsidRDefault="00DA3F54" w:rsidP="00DA3F54">
      <w:pPr>
        <w:jc w:val="center"/>
        <w:rPr>
          <w:color w:val="262626" w:themeColor="text1" w:themeTint="D9"/>
          <w:sz w:val="32"/>
          <w:szCs w:val="32"/>
        </w:rPr>
      </w:pPr>
      <w:r w:rsidRPr="006E789A">
        <w:rPr>
          <w:color w:val="262626" w:themeColor="text1" w:themeTint="D9"/>
          <w:sz w:val="32"/>
          <w:szCs w:val="32"/>
        </w:rPr>
        <w:t>Created By</w:t>
      </w:r>
    </w:p>
    <w:p w:rsidR="00DA3F54" w:rsidRPr="006E789A" w:rsidRDefault="00DA3F54" w:rsidP="00DA3F54">
      <w:pPr>
        <w:jc w:val="center"/>
        <w:rPr>
          <w:b/>
          <w:bCs/>
          <w:color w:val="000000" w:themeColor="text1"/>
          <w:sz w:val="40"/>
          <w:szCs w:val="40"/>
        </w:rPr>
      </w:pPr>
      <w:r w:rsidRPr="006E789A">
        <w:rPr>
          <w:b/>
          <w:bCs/>
          <w:color w:val="000000" w:themeColor="text1"/>
          <w:sz w:val="40"/>
          <w:szCs w:val="40"/>
        </w:rPr>
        <w:t>BHUMI SOLANKI</w:t>
      </w:r>
    </w:p>
    <w:p w:rsidR="00DA3F54" w:rsidRPr="006E789A" w:rsidRDefault="00DA3F54" w:rsidP="00DA3F54">
      <w:pPr>
        <w:jc w:val="center"/>
        <w:rPr>
          <w:b/>
          <w:bCs/>
          <w:color w:val="000000" w:themeColor="text1"/>
          <w:sz w:val="40"/>
          <w:szCs w:val="40"/>
        </w:rPr>
      </w:pPr>
      <w:r w:rsidRPr="006E789A">
        <w:rPr>
          <w:b/>
          <w:bCs/>
          <w:color w:val="000000" w:themeColor="text1"/>
          <w:sz w:val="40"/>
          <w:szCs w:val="40"/>
        </w:rPr>
        <w:t>PGDCA SEM-</w:t>
      </w:r>
      <w:r w:rsidR="00162DB4" w:rsidRPr="006E789A">
        <w:rPr>
          <w:b/>
          <w:bCs/>
          <w:color w:val="000000" w:themeColor="text1"/>
          <w:sz w:val="40"/>
          <w:szCs w:val="40"/>
        </w:rPr>
        <w:t>2</w:t>
      </w:r>
    </w:p>
    <w:p w:rsidR="006E789A" w:rsidRPr="00162DB4" w:rsidRDefault="006E789A" w:rsidP="00DA3F54">
      <w:pPr>
        <w:jc w:val="center"/>
        <w:rPr>
          <w:b/>
          <w:bCs/>
          <w:color w:val="000000" w:themeColor="text1"/>
          <w:sz w:val="36"/>
          <w:szCs w:val="36"/>
        </w:rPr>
      </w:pPr>
    </w:p>
    <w:p w:rsidR="00DA3F54" w:rsidRPr="006E789A" w:rsidRDefault="00DA3F54" w:rsidP="00DA3F54">
      <w:pPr>
        <w:jc w:val="center"/>
        <w:rPr>
          <w:color w:val="262626" w:themeColor="text1" w:themeTint="D9"/>
          <w:sz w:val="32"/>
          <w:szCs w:val="32"/>
        </w:rPr>
      </w:pPr>
      <w:r w:rsidRPr="006E789A">
        <w:rPr>
          <w:color w:val="262626" w:themeColor="text1" w:themeTint="D9"/>
          <w:sz w:val="32"/>
          <w:szCs w:val="32"/>
        </w:rPr>
        <w:t>under the guidance of</w:t>
      </w:r>
    </w:p>
    <w:p w:rsidR="00DA3F54" w:rsidRPr="006E789A" w:rsidRDefault="00DA3F54" w:rsidP="00DA3F54">
      <w:pPr>
        <w:jc w:val="center"/>
        <w:rPr>
          <w:b/>
          <w:bCs/>
          <w:color w:val="000000" w:themeColor="text1"/>
          <w:sz w:val="40"/>
          <w:szCs w:val="40"/>
        </w:rPr>
      </w:pPr>
      <w:r w:rsidRPr="006E789A">
        <w:rPr>
          <w:b/>
          <w:bCs/>
          <w:color w:val="000000" w:themeColor="text1"/>
          <w:sz w:val="40"/>
          <w:szCs w:val="40"/>
        </w:rPr>
        <w:t>PROF. HARSH JOSHI</w:t>
      </w:r>
    </w:p>
    <w:p w:rsidR="006E789A" w:rsidRPr="00162DB4" w:rsidRDefault="006E789A" w:rsidP="00DA3F54">
      <w:pPr>
        <w:jc w:val="center"/>
        <w:rPr>
          <w:b/>
          <w:bCs/>
          <w:color w:val="000000" w:themeColor="text1"/>
          <w:sz w:val="36"/>
          <w:szCs w:val="36"/>
        </w:rPr>
      </w:pPr>
    </w:p>
    <w:p w:rsidR="00DA3F54" w:rsidRPr="006E789A" w:rsidRDefault="00DA3F54" w:rsidP="00DA3F54">
      <w:pPr>
        <w:jc w:val="center"/>
        <w:rPr>
          <w:color w:val="262626" w:themeColor="text1" w:themeTint="D9"/>
          <w:sz w:val="32"/>
          <w:szCs w:val="32"/>
        </w:rPr>
      </w:pPr>
      <w:r w:rsidRPr="006E789A">
        <w:rPr>
          <w:color w:val="262626" w:themeColor="text1" w:themeTint="D9"/>
          <w:sz w:val="32"/>
          <w:szCs w:val="32"/>
        </w:rPr>
        <w:t>Submitted To</w:t>
      </w:r>
    </w:p>
    <w:p w:rsidR="00DA3F54" w:rsidRDefault="00DA3F54" w:rsidP="00DA3F54">
      <w:pPr>
        <w:jc w:val="center"/>
        <w:rPr>
          <w:b/>
          <w:bCs/>
          <w:color w:val="000000" w:themeColor="text1"/>
          <w:sz w:val="32"/>
          <w:szCs w:val="32"/>
        </w:rPr>
      </w:pPr>
      <w:r w:rsidRPr="00DA3F54">
        <w:rPr>
          <w:b/>
          <w:bCs/>
          <w:color w:val="000000" w:themeColor="text1"/>
          <w:sz w:val="32"/>
          <w:szCs w:val="32"/>
        </w:rPr>
        <w:t>GEETANAJALI COLLEGE OF COMPUTER SCIENCE &amp;amp; COMMERCE</w:t>
      </w:r>
    </w:p>
    <w:p w:rsidR="00DA4DDC" w:rsidRDefault="00DA4DDC" w:rsidP="00DA3F54">
      <w:pPr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32"/>
          <w:szCs w:val="32"/>
          <w:lang w:bidi="hi-IN"/>
        </w:rPr>
        <w:drawing>
          <wp:inline distT="0" distB="0" distL="0" distR="0">
            <wp:extent cx="1238250" cy="1238250"/>
            <wp:effectExtent l="19050" t="0" r="0" b="0"/>
            <wp:docPr id="1" name="Picture 0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EE" w:rsidRDefault="006E789A" w:rsidP="006E789A">
      <w:pPr>
        <w:jc w:val="center"/>
        <w:rPr>
          <w:sz w:val="32"/>
          <w:szCs w:val="32"/>
        </w:rPr>
      </w:pPr>
      <w:r w:rsidRPr="003728EE">
        <w:rPr>
          <w:sz w:val="32"/>
          <w:szCs w:val="32"/>
        </w:rPr>
        <w:t>Affiliated T</w:t>
      </w:r>
      <w:r w:rsidR="003728EE">
        <w:rPr>
          <w:sz w:val="32"/>
          <w:szCs w:val="32"/>
        </w:rPr>
        <w:t>o</w:t>
      </w:r>
    </w:p>
    <w:p w:rsidR="003728EE" w:rsidRPr="00650935" w:rsidRDefault="003728EE" w:rsidP="006E789A">
      <w:pPr>
        <w:jc w:val="center"/>
        <w:rPr>
          <w:b/>
          <w:bCs/>
          <w:sz w:val="40"/>
          <w:szCs w:val="40"/>
        </w:rPr>
      </w:pPr>
      <w:r w:rsidRPr="00650935">
        <w:rPr>
          <w:b/>
          <w:bCs/>
          <w:sz w:val="40"/>
          <w:szCs w:val="40"/>
        </w:rPr>
        <w:t>SAURASTRA UNIVERSITY</w:t>
      </w:r>
    </w:p>
    <w:p w:rsidR="00650935" w:rsidRPr="00A54C26" w:rsidRDefault="00650935" w:rsidP="00650935">
      <w:pPr>
        <w:jc w:val="center"/>
        <w:rPr>
          <w:sz w:val="36"/>
          <w:szCs w:val="36"/>
        </w:rPr>
      </w:pPr>
      <w:r w:rsidRPr="00A54C26">
        <w:rPr>
          <w:sz w:val="36"/>
          <w:szCs w:val="36"/>
        </w:rPr>
        <w:t>For Academic Year</w:t>
      </w:r>
    </w:p>
    <w:p w:rsidR="00FA7039" w:rsidRPr="00A54C26" w:rsidRDefault="00FA7039" w:rsidP="00FA7039">
      <w:pPr>
        <w:jc w:val="center"/>
        <w:rPr>
          <w:b/>
          <w:bCs/>
          <w:sz w:val="36"/>
          <w:szCs w:val="36"/>
        </w:rPr>
      </w:pPr>
      <w:r w:rsidRPr="00A54C26">
        <w:rPr>
          <w:b/>
          <w:bCs/>
          <w:sz w:val="36"/>
          <w:szCs w:val="36"/>
        </w:rPr>
        <w:lastRenderedPageBreak/>
        <w:t>2022-23</w:t>
      </w:r>
    </w:p>
    <w:p w:rsidR="00A54C26" w:rsidRDefault="00A54C26" w:rsidP="00650935">
      <w:pPr>
        <w:jc w:val="center"/>
        <w:rPr>
          <w:b/>
          <w:bCs/>
          <w:sz w:val="36"/>
          <w:szCs w:val="36"/>
        </w:rPr>
      </w:pPr>
    </w:p>
    <w:p w:rsidR="00A54C26" w:rsidRDefault="00A54C2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:rsidR="00A54C26" w:rsidRDefault="00A54C26" w:rsidP="0035799D">
      <w:pPr>
        <w:jc w:val="both"/>
        <w:rPr>
          <w:b/>
          <w:bCs/>
          <w:sz w:val="36"/>
          <w:szCs w:val="36"/>
        </w:rPr>
      </w:pPr>
    </w:p>
    <w:p w:rsidR="0035799D" w:rsidRPr="0035799D" w:rsidRDefault="0035799D" w:rsidP="0035799D">
      <w:pPr>
        <w:rPr>
          <w:b/>
          <w:bCs/>
          <w:color w:val="33CCCC"/>
          <w:sz w:val="36"/>
          <w:szCs w:val="36"/>
        </w:rPr>
      </w:pPr>
      <w:r w:rsidRPr="0035799D">
        <w:rPr>
          <w:b/>
          <w:bCs/>
          <w:color w:val="33CCCC"/>
          <w:sz w:val="36"/>
          <w:szCs w:val="36"/>
        </w:rPr>
        <w:t>Acknowledgement</w:t>
      </w:r>
      <w:r>
        <w:rPr>
          <w:b/>
          <w:bCs/>
          <w:color w:val="33CCCC"/>
          <w:sz w:val="36"/>
          <w:szCs w:val="36"/>
        </w:rPr>
        <w:t>:</w:t>
      </w:r>
    </w:p>
    <w:p w:rsidR="0035799D" w:rsidRPr="002F32D0" w:rsidRDefault="0035799D" w:rsidP="0035799D">
      <w:pPr>
        <w:rPr>
          <w:sz w:val="36"/>
          <w:szCs w:val="36"/>
        </w:rPr>
      </w:pPr>
    </w:p>
    <w:p w:rsidR="00A2795C" w:rsidRPr="002F32D0" w:rsidRDefault="00CC0872" w:rsidP="00A2795C">
      <w:pPr>
        <w:jc w:val="both"/>
        <w:rPr>
          <w:b/>
          <w:bCs/>
          <w:sz w:val="28"/>
          <w:szCs w:val="28"/>
        </w:rPr>
      </w:pPr>
      <w:r w:rsidRPr="002F32D0">
        <w:rPr>
          <w:sz w:val="28"/>
          <w:szCs w:val="28"/>
        </w:rPr>
        <w:t xml:space="preserve">The project on </w:t>
      </w:r>
      <w:r w:rsidRPr="002F32D0">
        <w:rPr>
          <w:b/>
          <w:bCs/>
          <w:sz w:val="28"/>
          <w:szCs w:val="28"/>
        </w:rPr>
        <w:t>SUPPLY</w:t>
      </w:r>
      <w:r w:rsidR="0035799D" w:rsidRPr="002F32D0">
        <w:rPr>
          <w:b/>
          <w:bCs/>
          <w:sz w:val="28"/>
          <w:szCs w:val="28"/>
        </w:rPr>
        <w:t xml:space="preserve"> </w:t>
      </w:r>
      <w:r w:rsidR="002F32D0">
        <w:rPr>
          <w:b/>
          <w:bCs/>
          <w:sz w:val="28"/>
          <w:szCs w:val="28"/>
        </w:rPr>
        <w:t xml:space="preserve">CHAIN </w:t>
      </w:r>
      <w:r w:rsidR="00A2795C" w:rsidRPr="002F32D0">
        <w:rPr>
          <w:b/>
          <w:bCs/>
          <w:sz w:val="28"/>
          <w:szCs w:val="28"/>
        </w:rPr>
        <w:t>MANAGEMENT SYSTEM</w:t>
      </w:r>
      <w:r w:rsidR="00A2795C" w:rsidRPr="002F32D0">
        <w:rPr>
          <w:sz w:val="28"/>
          <w:szCs w:val="28"/>
        </w:rPr>
        <w:t xml:space="preserve"> is developed in </w:t>
      </w:r>
      <w:r w:rsidR="00A2795C" w:rsidRPr="002F32D0">
        <w:rPr>
          <w:b/>
          <w:bCs/>
          <w:sz w:val="28"/>
          <w:szCs w:val="28"/>
        </w:rPr>
        <w:t>PHP</w:t>
      </w:r>
      <w:r w:rsidR="00A2795C" w:rsidRPr="002F32D0">
        <w:rPr>
          <w:sz w:val="28"/>
          <w:szCs w:val="28"/>
        </w:rPr>
        <w:t xml:space="preserve"> Language at </w:t>
      </w:r>
      <w:r w:rsidR="00A2795C" w:rsidRPr="002F32D0">
        <w:rPr>
          <w:b/>
          <w:bCs/>
          <w:sz w:val="28"/>
          <w:szCs w:val="28"/>
        </w:rPr>
        <w:t>GEETANJALI COLLEGE OF COMPUTER SCIENCE &amp; COMMERCE.</w:t>
      </w:r>
    </w:p>
    <w:p w:rsidR="00A2795C" w:rsidRPr="002F32D0" w:rsidRDefault="00A2795C" w:rsidP="00A2795C">
      <w:pPr>
        <w:jc w:val="both"/>
        <w:rPr>
          <w:sz w:val="28"/>
          <w:szCs w:val="28"/>
        </w:rPr>
      </w:pPr>
      <w:r w:rsidRPr="002F32D0">
        <w:rPr>
          <w:sz w:val="28"/>
          <w:szCs w:val="28"/>
        </w:rPr>
        <w:t xml:space="preserve">I would like to acknowledge that my project has been completed and I am ensuring that, in this accomplishment, I would like to express my special gratitude to all my teachers and specially to </w:t>
      </w:r>
      <w:r w:rsidRPr="002F32D0">
        <w:rPr>
          <w:b/>
          <w:bCs/>
          <w:sz w:val="28"/>
          <w:szCs w:val="28"/>
        </w:rPr>
        <w:t>PROF. HARSH JOSHI</w:t>
      </w:r>
      <w:r w:rsidRPr="002F32D0">
        <w:rPr>
          <w:sz w:val="28"/>
          <w:szCs w:val="28"/>
        </w:rPr>
        <w:t xml:space="preserve"> without their guidance and feedback it is not possible to complete this assignment.</w:t>
      </w:r>
    </w:p>
    <w:p w:rsidR="002F32D0" w:rsidRDefault="002F32D0" w:rsidP="0035799D">
      <w:pPr>
        <w:jc w:val="both"/>
        <w:rPr>
          <w:b/>
          <w:bCs/>
          <w:sz w:val="28"/>
          <w:szCs w:val="28"/>
        </w:rPr>
      </w:pPr>
    </w:p>
    <w:p w:rsidR="002F32D0" w:rsidRDefault="002F32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2F32D0" w:rsidRPr="00D00E89" w:rsidRDefault="002F32D0" w:rsidP="00D00E89">
      <w:pPr>
        <w:jc w:val="center"/>
        <w:rPr>
          <w:b/>
          <w:bCs/>
          <w:sz w:val="28"/>
          <w:szCs w:val="28"/>
          <w:u w:val="single"/>
        </w:rPr>
      </w:pPr>
      <w:r w:rsidRPr="00D00E89">
        <w:rPr>
          <w:b/>
          <w:bCs/>
          <w:sz w:val="28"/>
          <w:szCs w:val="28"/>
          <w:u w:val="single"/>
        </w:rPr>
        <w:lastRenderedPageBreak/>
        <w:t>Index</w:t>
      </w:r>
    </w:p>
    <w:p w:rsidR="002F32D0" w:rsidRPr="002F32D0" w:rsidRDefault="002F32D0" w:rsidP="002F32D0">
      <w:pPr>
        <w:jc w:val="both"/>
        <w:rPr>
          <w:b/>
          <w:bCs/>
          <w:sz w:val="28"/>
          <w:szCs w:val="28"/>
        </w:rPr>
      </w:pPr>
    </w:p>
    <w:p w:rsidR="002F32D0" w:rsidRPr="002F32D0" w:rsidRDefault="002F32D0" w:rsidP="00D00E89">
      <w:pPr>
        <w:shd w:val="clear" w:color="auto" w:fill="006666"/>
        <w:jc w:val="both"/>
        <w:rPr>
          <w:b/>
          <w:bCs/>
          <w:sz w:val="28"/>
          <w:szCs w:val="28"/>
        </w:rPr>
      </w:pPr>
      <w:r w:rsidRPr="002F32D0">
        <w:rPr>
          <w:b/>
          <w:bCs/>
          <w:sz w:val="28"/>
          <w:szCs w:val="28"/>
        </w:rPr>
        <w:t>PERTICULARS</w:t>
      </w:r>
      <w:r w:rsidR="00D00E89">
        <w:rPr>
          <w:b/>
          <w:bCs/>
          <w:sz w:val="28"/>
          <w:szCs w:val="28"/>
        </w:rPr>
        <w:t xml:space="preserve">                                                                                                        </w:t>
      </w:r>
      <w:r w:rsidR="000B1441">
        <w:rPr>
          <w:b/>
          <w:bCs/>
          <w:sz w:val="28"/>
          <w:szCs w:val="28"/>
        </w:rPr>
        <w:t xml:space="preserve">  </w:t>
      </w:r>
    </w:p>
    <w:p w:rsidR="002F32D0" w:rsidRPr="00E64B5C" w:rsidRDefault="002F32D0" w:rsidP="002F32D0">
      <w:pPr>
        <w:jc w:val="both"/>
        <w:rPr>
          <w:b/>
          <w:bCs/>
          <w:sz w:val="32"/>
          <w:szCs w:val="32"/>
        </w:rPr>
      </w:pPr>
    </w:p>
    <w:p w:rsidR="002F32D0" w:rsidRPr="00E64B5C" w:rsidRDefault="002F32D0" w:rsidP="002F32D0">
      <w:pPr>
        <w:pStyle w:val="ListParagraph"/>
        <w:numPr>
          <w:ilvl w:val="0"/>
          <w:numId w:val="1"/>
        </w:numPr>
        <w:jc w:val="both"/>
        <w:rPr>
          <w:b/>
          <w:bCs/>
          <w:sz w:val="32"/>
          <w:szCs w:val="32"/>
        </w:rPr>
      </w:pPr>
      <w:r w:rsidRPr="00E64B5C">
        <w:rPr>
          <w:rFonts w:ascii="Calibri" w:hAnsi="Calibri" w:cs="Calibri"/>
          <w:b/>
          <w:bCs/>
          <w:sz w:val="32"/>
          <w:szCs w:val="32"/>
        </w:rPr>
        <w:t xml:space="preserve"> Introduction</w:t>
      </w:r>
      <w:r w:rsidR="001C20BB">
        <w:rPr>
          <w:rFonts w:ascii="Calibri" w:hAnsi="Calibri" w:cs="Calibri"/>
          <w:b/>
          <w:bCs/>
          <w:sz w:val="32"/>
          <w:szCs w:val="32"/>
        </w:rPr>
        <w:tab/>
      </w:r>
      <w:r w:rsidR="001C20BB">
        <w:rPr>
          <w:rFonts w:ascii="Calibri" w:hAnsi="Calibri" w:cs="Calibri"/>
          <w:b/>
          <w:bCs/>
          <w:sz w:val="32"/>
          <w:szCs w:val="32"/>
        </w:rPr>
        <w:tab/>
      </w:r>
      <w:r w:rsidR="001C20BB">
        <w:rPr>
          <w:rFonts w:ascii="Calibri" w:hAnsi="Calibri" w:cs="Calibri"/>
          <w:b/>
          <w:bCs/>
          <w:sz w:val="32"/>
          <w:szCs w:val="32"/>
        </w:rPr>
        <w:tab/>
      </w:r>
      <w:r w:rsidR="001C20BB">
        <w:rPr>
          <w:rFonts w:ascii="Calibri" w:hAnsi="Calibri" w:cs="Calibri"/>
          <w:b/>
          <w:bCs/>
          <w:sz w:val="32"/>
          <w:szCs w:val="32"/>
        </w:rPr>
        <w:tab/>
      </w:r>
      <w:r w:rsidR="001C20BB">
        <w:rPr>
          <w:rFonts w:ascii="Calibri" w:hAnsi="Calibri" w:cs="Calibri"/>
          <w:b/>
          <w:bCs/>
          <w:sz w:val="32"/>
          <w:szCs w:val="32"/>
        </w:rPr>
        <w:tab/>
      </w:r>
    </w:p>
    <w:p w:rsidR="002F32D0" w:rsidRPr="00E64B5C" w:rsidRDefault="00E64B5C" w:rsidP="002F32D0">
      <w:pPr>
        <w:jc w:val="both"/>
        <w:rPr>
          <w:b/>
          <w:bCs/>
          <w:sz w:val="32"/>
          <w:szCs w:val="32"/>
        </w:rPr>
      </w:pPr>
      <w:r w:rsidRPr="00E64B5C">
        <w:rPr>
          <w:b/>
          <w:bCs/>
          <w:sz w:val="32"/>
          <w:szCs w:val="32"/>
        </w:rPr>
        <w:tab/>
      </w:r>
      <w:r w:rsidRPr="00E64B5C">
        <w:rPr>
          <w:b/>
          <w:bCs/>
          <w:sz w:val="32"/>
          <w:szCs w:val="32"/>
        </w:rPr>
        <w:tab/>
        <w:t xml:space="preserve">• Abstract </w:t>
      </w:r>
      <w:r w:rsidR="001C20BB">
        <w:rPr>
          <w:b/>
          <w:bCs/>
          <w:sz w:val="32"/>
          <w:szCs w:val="32"/>
        </w:rPr>
        <w:t xml:space="preserve">                  </w:t>
      </w:r>
      <w:r w:rsidR="000B1441">
        <w:rPr>
          <w:b/>
          <w:bCs/>
          <w:sz w:val="32"/>
          <w:szCs w:val="32"/>
        </w:rPr>
        <w:t xml:space="preserve">                           </w:t>
      </w:r>
      <w:r w:rsidR="000B1441">
        <w:rPr>
          <w:b/>
          <w:bCs/>
          <w:sz w:val="32"/>
          <w:szCs w:val="32"/>
        </w:rPr>
        <w:tab/>
      </w:r>
      <w:r w:rsidR="000B1441">
        <w:rPr>
          <w:b/>
          <w:bCs/>
          <w:sz w:val="32"/>
          <w:szCs w:val="32"/>
        </w:rPr>
        <w:tab/>
      </w:r>
      <w:r w:rsidR="000B1441">
        <w:rPr>
          <w:b/>
          <w:bCs/>
          <w:sz w:val="32"/>
          <w:szCs w:val="32"/>
        </w:rPr>
        <w:tab/>
      </w:r>
      <w:r w:rsidR="000B1441">
        <w:rPr>
          <w:b/>
          <w:bCs/>
          <w:sz w:val="32"/>
          <w:szCs w:val="32"/>
        </w:rPr>
        <w:tab/>
      </w:r>
    </w:p>
    <w:p w:rsidR="002F32D0" w:rsidRPr="00E64B5C" w:rsidRDefault="002F32D0" w:rsidP="00E64B5C">
      <w:pPr>
        <w:pStyle w:val="ListParagraph"/>
        <w:numPr>
          <w:ilvl w:val="0"/>
          <w:numId w:val="2"/>
        </w:numPr>
        <w:jc w:val="both"/>
        <w:rPr>
          <w:b/>
          <w:bCs/>
          <w:sz w:val="32"/>
          <w:szCs w:val="32"/>
        </w:rPr>
      </w:pPr>
      <w:r w:rsidRPr="00E64B5C">
        <w:rPr>
          <w:rFonts w:ascii="Calibri" w:hAnsi="Calibri" w:cs="Calibri"/>
          <w:b/>
          <w:bCs/>
          <w:sz w:val="32"/>
          <w:szCs w:val="32"/>
        </w:rPr>
        <w:t xml:space="preserve">Project Profile </w:t>
      </w:r>
      <w:r w:rsidR="001C20BB">
        <w:rPr>
          <w:rFonts w:ascii="Calibri" w:hAnsi="Calibri" w:cs="Calibri"/>
          <w:b/>
          <w:bCs/>
          <w:sz w:val="32"/>
          <w:szCs w:val="32"/>
        </w:rPr>
        <w:tab/>
      </w:r>
      <w:r w:rsidR="001C20BB">
        <w:rPr>
          <w:rFonts w:ascii="Calibri" w:hAnsi="Calibri" w:cs="Calibri"/>
          <w:b/>
          <w:bCs/>
          <w:sz w:val="32"/>
          <w:szCs w:val="32"/>
        </w:rPr>
        <w:tab/>
      </w:r>
      <w:r w:rsidR="001C20BB">
        <w:rPr>
          <w:rFonts w:ascii="Calibri" w:hAnsi="Calibri" w:cs="Calibri"/>
          <w:b/>
          <w:bCs/>
          <w:sz w:val="32"/>
          <w:szCs w:val="32"/>
        </w:rPr>
        <w:tab/>
      </w:r>
      <w:r w:rsidR="001C20BB">
        <w:rPr>
          <w:rFonts w:ascii="Calibri" w:hAnsi="Calibri" w:cs="Calibri"/>
          <w:b/>
          <w:bCs/>
          <w:sz w:val="32"/>
          <w:szCs w:val="32"/>
        </w:rPr>
        <w:tab/>
      </w:r>
      <w:r w:rsidR="001C20BB">
        <w:rPr>
          <w:rFonts w:ascii="Calibri" w:hAnsi="Calibri" w:cs="Calibri"/>
          <w:b/>
          <w:bCs/>
          <w:sz w:val="32"/>
          <w:szCs w:val="32"/>
        </w:rPr>
        <w:tab/>
      </w:r>
      <w:r w:rsidR="001C20BB">
        <w:rPr>
          <w:rFonts w:ascii="Calibri" w:hAnsi="Calibri" w:cs="Calibri"/>
          <w:b/>
          <w:bCs/>
          <w:sz w:val="32"/>
          <w:szCs w:val="32"/>
        </w:rPr>
        <w:tab/>
      </w:r>
      <w:r w:rsidR="001C20BB">
        <w:rPr>
          <w:rFonts w:ascii="Calibri" w:hAnsi="Calibri" w:cs="Calibri"/>
          <w:b/>
          <w:bCs/>
          <w:sz w:val="32"/>
          <w:szCs w:val="32"/>
        </w:rPr>
        <w:tab/>
      </w:r>
      <w:r w:rsidR="001C20BB">
        <w:rPr>
          <w:rFonts w:ascii="Calibri" w:hAnsi="Calibri" w:cs="Calibri"/>
          <w:b/>
          <w:bCs/>
          <w:sz w:val="32"/>
          <w:szCs w:val="32"/>
        </w:rPr>
        <w:tab/>
      </w:r>
      <w:r w:rsidR="001C20BB">
        <w:rPr>
          <w:rFonts w:ascii="Calibri" w:hAnsi="Calibri" w:cs="Calibri"/>
          <w:b/>
          <w:bCs/>
          <w:sz w:val="32"/>
          <w:szCs w:val="32"/>
        </w:rPr>
        <w:tab/>
      </w:r>
    </w:p>
    <w:p w:rsidR="002F32D0" w:rsidRPr="00E64B5C" w:rsidRDefault="002F32D0" w:rsidP="00E64B5C">
      <w:pPr>
        <w:pStyle w:val="ListParagraph"/>
        <w:numPr>
          <w:ilvl w:val="0"/>
          <w:numId w:val="2"/>
        </w:numPr>
        <w:jc w:val="both"/>
        <w:rPr>
          <w:b/>
          <w:bCs/>
          <w:sz w:val="32"/>
          <w:szCs w:val="32"/>
        </w:rPr>
      </w:pPr>
      <w:r w:rsidRPr="00E64B5C">
        <w:rPr>
          <w:rFonts w:ascii="Calibri" w:hAnsi="Calibri" w:cs="Calibri"/>
          <w:b/>
          <w:bCs/>
          <w:sz w:val="32"/>
          <w:szCs w:val="32"/>
        </w:rPr>
        <w:t xml:space="preserve">SDLC process model </w:t>
      </w:r>
      <w:r w:rsidR="001C20BB">
        <w:rPr>
          <w:rFonts w:ascii="Calibri" w:hAnsi="Calibri" w:cs="Calibri"/>
          <w:b/>
          <w:bCs/>
          <w:sz w:val="32"/>
          <w:szCs w:val="32"/>
        </w:rPr>
        <w:tab/>
      </w:r>
      <w:r w:rsidR="001C20BB">
        <w:rPr>
          <w:rFonts w:ascii="Calibri" w:hAnsi="Calibri" w:cs="Calibri"/>
          <w:b/>
          <w:bCs/>
          <w:sz w:val="32"/>
          <w:szCs w:val="32"/>
        </w:rPr>
        <w:tab/>
      </w:r>
      <w:r w:rsidR="001C20BB">
        <w:rPr>
          <w:rFonts w:ascii="Calibri" w:hAnsi="Calibri" w:cs="Calibri"/>
          <w:b/>
          <w:bCs/>
          <w:sz w:val="32"/>
          <w:szCs w:val="32"/>
        </w:rPr>
        <w:tab/>
      </w:r>
      <w:r w:rsidR="001C20BB">
        <w:rPr>
          <w:rFonts w:ascii="Calibri" w:hAnsi="Calibri" w:cs="Calibri"/>
          <w:b/>
          <w:bCs/>
          <w:sz w:val="32"/>
          <w:szCs w:val="32"/>
        </w:rPr>
        <w:tab/>
      </w:r>
      <w:r w:rsidR="001C20BB">
        <w:rPr>
          <w:rFonts w:ascii="Calibri" w:hAnsi="Calibri" w:cs="Calibri"/>
          <w:b/>
          <w:bCs/>
          <w:sz w:val="32"/>
          <w:szCs w:val="32"/>
        </w:rPr>
        <w:tab/>
      </w:r>
      <w:r w:rsidR="001C20BB">
        <w:rPr>
          <w:rFonts w:ascii="Calibri" w:hAnsi="Calibri" w:cs="Calibri"/>
          <w:b/>
          <w:bCs/>
          <w:sz w:val="32"/>
          <w:szCs w:val="32"/>
        </w:rPr>
        <w:tab/>
      </w:r>
      <w:r w:rsidR="001C20BB">
        <w:rPr>
          <w:rFonts w:ascii="Calibri" w:hAnsi="Calibri" w:cs="Calibri"/>
          <w:b/>
          <w:bCs/>
          <w:sz w:val="32"/>
          <w:szCs w:val="32"/>
        </w:rPr>
        <w:tab/>
      </w:r>
      <w:r w:rsidR="001C20BB">
        <w:rPr>
          <w:rFonts w:ascii="Calibri" w:hAnsi="Calibri" w:cs="Calibri"/>
          <w:b/>
          <w:bCs/>
          <w:sz w:val="32"/>
          <w:szCs w:val="32"/>
        </w:rPr>
        <w:tab/>
      </w:r>
    </w:p>
    <w:p w:rsidR="002F32D0" w:rsidRPr="00E64B5C" w:rsidRDefault="002F32D0" w:rsidP="00E64B5C">
      <w:pPr>
        <w:pStyle w:val="ListParagraph"/>
        <w:numPr>
          <w:ilvl w:val="0"/>
          <w:numId w:val="2"/>
        </w:numPr>
        <w:jc w:val="both"/>
        <w:rPr>
          <w:b/>
          <w:bCs/>
          <w:sz w:val="32"/>
          <w:szCs w:val="32"/>
        </w:rPr>
      </w:pPr>
      <w:r w:rsidRPr="00E64B5C">
        <w:rPr>
          <w:rFonts w:ascii="Calibri" w:hAnsi="Calibri" w:cs="Calibri"/>
          <w:b/>
          <w:bCs/>
          <w:sz w:val="32"/>
          <w:szCs w:val="32"/>
        </w:rPr>
        <w:t xml:space="preserve">Software Resources </w:t>
      </w:r>
      <w:r w:rsidR="000B1441">
        <w:rPr>
          <w:rFonts w:ascii="Calibri" w:hAnsi="Calibri" w:cs="Calibri"/>
          <w:b/>
          <w:bCs/>
          <w:sz w:val="32"/>
          <w:szCs w:val="32"/>
        </w:rPr>
        <w:tab/>
      </w:r>
      <w:r w:rsidR="000B1441">
        <w:rPr>
          <w:rFonts w:ascii="Calibri" w:hAnsi="Calibri" w:cs="Calibri"/>
          <w:b/>
          <w:bCs/>
          <w:sz w:val="32"/>
          <w:szCs w:val="32"/>
        </w:rPr>
        <w:tab/>
      </w:r>
      <w:r w:rsidR="000B1441">
        <w:rPr>
          <w:rFonts w:ascii="Calibri" w:hAnsi="Calibri" w:cs="Calibri"/>
          <w:b/>
          <w:bCs/>
          <w:sz w:val="32"/>
          <w:szCs w:val="32"/>
        </w:rPr>
        <w:tab/>
      </w:r>
      <w:r w:rsidR="000B1441">
        <w:rPr>
          <w:rFonts w:ascii="Calibri" w:hAnsi="Calibri" w:cs="Calibri"/>
          <w:b/>
          <w:bCs/>
          <w:sz w:val="32"/>
          <w:szCs w:val="32"/>
        </w:rPr>
        <w:tab/>
      </w:r>
      <w:r w:rsidR="000B1441">
        <w:rPr>
          <w:rFonts w:ascii="Calibri" w:hAnsi="Calibri" w:cs="Calibri"/>
          <w:b/>
          <w:bCs/>
          <w:sz w:val="32"/>
          <w:szCs w:val="32"/>
        </w:rPr>
        <w:tab/>
      </w:r>
      <w:r w:rsidR="000B1441">
        <w:rPr>
          <w:rFonts w:ascii="Calibri" w:hAnsi="Calibri" w:cs="Calibri"/>
          <w:b/>
          <w:bCs/>
          <w:sz w:val="32"/>
          <w:szCs w:val="32"/>
        </w:rPr>
        <w:tab/>
      </w:r>
      <w:r w:rsidR="000B1441">
        <w:rPr>
          <w:rFonts w:ascii="Calibri" w:hAnsi="Calibri" w:cs="Calibri"/>
          <w:b/>
          <w:bCs/>
          <w:sz w:val="32"/>
          <w:szCs w:val="32"/>
        </w:rPr>
        <w:tab/>
      </w:r>
    </w:p>
    <w:p w:rsidR="002F32D0" w:rsidRPr="00E64B5C" w:rsidRDefault="002F32D0" w:rsidP="00E64B5C">
      <w:pPr>
        <w:pStyle w:val="ListParagraph"/>
        <w:numPr>
          <w:ilvl w:val="0"/>
          <w:numId w:val="2"/>
        </w:numPr>
        <w:jc w:val="both"/>
        <w:rPr>
          <w:b/>
          <w:bCs/>
          <w:sz w:val="32"/>
          <w:szCs w:val="32"/>
        </w:rPr>
      </w:pPr>
      <w:r w:rsidRPr="00E64B5C">
        <w:rPr>
          <w:rFonts w:ascii="Calibri" w:hAnsi="Calibri" w:cs="Calibri"/>
          <w:b/>
          <w:bCs/>
          <w:sz w:val="32"/>
          <w:szCs w:val="32"/>
        </w:rPr>
        <w:t xml:space="preserve">List of Modules </w:t>
      </w:r>
      <w:r w:rsidR="001C20BB">
        <w:rPr>
          <w:rFonts w:ascii="Calibri" w:hAnsi="Calibri" w:cs="Calibri"/>
          <w:b/>
          <w:bCs/>
          <w:sz w:val="32"/>
          <w:szCs w:val="32"/>
        </w:rPr>
        <w:tab/>
      </w:r>
      <w:r w:rsidR="001C20BB">
        <w:rPr>
          <w:rFonts w:ascii="Calibri" w:hAnsi="Calibri" w:cs="Calibri"/>
          <w:b/>
          <w:bCs/>
          <w:sz w:val="32"/>
          <w:szCs w:val="32"/>
        </w:rPr>
        <w:tab/>
      </w:r>
      <w:r w:rsidR="001C20BB">
        <w:rPr>
          <w:rFonts w:ascii="Calibri" w:hAnsi="Calibri" w:cs="Calibri"/>
          <w:b/>
          <w:bCs/>
          <w:sz w:val="32"/>
          <w:szCs w:val="32"/>
        </w:rPr>
        <w:tab/>
      </w:r>
      <w:r w:rsidR="001C20BB">
        <w:rPr>
          <w:rFonts w:ascii="Calibri" w:hAnsi="Calibri" w:cs="Calibri"/>
          <w:b/>
          <w:bCs/>
          <w:sz w:val="32"/>
          <w:szCs w:val="32"/>
        </w:rPr>
        <w:tab/>
      </w:r>
      <w:r w:rsidR="001C20BB">
        <w:rPr>
          <w:rFonts w:ascii="Calibri" w:hAnsi="Calibri" w:cs="Calibri"/>
          <w:b/>
          <w:bCs/>
          <w:sz w:val="32"/>
          <w:szCs w:val="32"/>
        </w:rPr>
        <w:tab/>
      </w:r>
      <w:r w:rsidR="001C20BB">
        <w:rPr>
          <w:rFonts w:ascii="Calibri" w:hAnsi="Calibri" w:cs="Calibri"/>
          <w:b/>
          <w:bCs/>
          <w:sz w:val="32"/>
          <w:szCs w:val="32"/>
        </w:rPr>
        <w:tab/>
      </w:r>
      <w:r w:rsidR="001C20BB">
        <w:rPr>
          <w:rFonts w:ascii="Calibri" w:hAnsi="Calibri" w:cs="Calibri"/>
          <w:b/>
          <w:bCs/>
          <w:sz w:val="32"/>
          <w:szCs w:val="32"/>
        </w:rPr>
        <w:tab/>
      </w:r>
      <w:r w:rsidR="001C20BB">
        <w:rPr>
          <w:rFonts w:ascii="Calibri" w:hAnsi="Calibri" w:cs="Calibri"/>
          <w:b/>
          <w:bCs/>
          <w:sz w:val="32"/>
          <w:szCs w:val="32"/>
        </w:rPr>
        <w:tab/>
      </w:r>
      <w:r w:rsidR="001C20BB">
        <w:rPr>
          <w:rFonts w:ascii="Calibri" w:hAnsi="Calibri" w:cs="Calibri"/>
          <w:b/>
          <w:bCs/>
          <w:sz w:val="32"/>
          <w:szCs w:val="32"/>
        </w:rPr>
        <w:tab/>
      </w:r>
    </w:p>
    <w:p w:rsidR="002F32D0" w:rsidRPr="00E64B5C" w:rsidRDefault="002F32D0" w:rsidP="00E64B5C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 w:rsidRPr="00E64B5C">
        <w:rPr>
          <w:rFonts w:ascii="Calibri" w:hAnsi="Calibri" w:cs="Calibri"/>
          <w:b/>
          <w:bCs/>
          <w:sz w:val="28"/>
          <w:szCs w:val="28"/>
        </w:rPr>
        <w:t xml:space="preserve">Use Case Diagram </w:t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</w:p>
    <w:p w:rsidR="002F32D0" w:rsidRPr="00E64B5C" w:rsidRDefault="002F32D0" w:rsidP="00E64B5C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 w:rsidRPr="00E64B5C">
        <w:rPr>
          <w:rFonts w:ascii="Calibri" w:hAnsi="Calibri" w:cs="Calibri"/>
          <w:b/>
          <w:bCs/>
          <w:sz w:val="28"/>
          <w:szCs w:val="28"/>
        </w:rPr>
        <w:t xml:space="preserve">Snapshots </w:t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</w:p>
    <w:p w:rsidR="002F32D0" w:rsidRPr="00E64B5C" w:rsidRDefault="002F32D0" w:rsidP="00E64B5C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 w:rsidRPr="00E64B5C">
        <w:rPr>
          <w:rFonts w:ascii="Calibri" w:hAnsi="Calibri" w:cs="Calibri"/>
          <w:b/>
          <w:bCs/>
          <w:sz w:val="28"/>
          <w:szCs w:val="28"/>
        </w:rPr>
        <w:t xml:space="preserve">Conclusion </w:t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</w:p>
    <w:p w:rsidR="002F32D0" w:rsidRPr="00E64B5C" w:rsidRDefault="002F32D0" w:rsidP="00E64B5C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 w:rsidRPr="00E64B5C">
        <w:rPr>
          <w:rFonts w:ascii="Calibri" w:hAnsi="Calibri" w:cs="Calibri"/>
          <w:b/>
          <w:bCs/>
          <w:sz w:val="28"/>
          <w:szCs w:val="28"/>
        </w:rPr>
        <w:t xml:space="preserve"> Webliography</w:t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  <w:r w:rsidR="001C20BB">
        <w:rPr>
          <w:rFonts w:ascii="Calibri" w:hAnsi="Calibri" w:cs="Calibri"/>
          <w:b/>
          <w:bCs/>
          <w:sz w:val="28"/>
          <w:szCs w:val="28"/>
        </w:rPr>
        <w:tab/>
      </w:r>
    </w:p>
    <w:p w:rsidR="007F5D49" w:rsidRPr="007F5D49" w:rsidRDefault="002F32D0" w:rsidP="007F5D49">
      <w:pPr>
        <w:rPr>
          <w:b/>
          <w:bCs/>
          <w:color w:val="006666"/>
          <w:sz w:val="40"/>
          <w:szCs w:val="40"/>
        </w:rPr>
      </w:pPr>
      <w:r>
        <w:rPr>
          <w:b/>
          <w:bCs/>
          <w:sz w:val="28"/>
          <w:szCs w:val="28"/>
        </w:rPr>
        <w:br w:type="page"/>
      </w:r>
      <w:r w:rsidR="007F5D49" w:rsidRPr="007F5D49">
        <w:rPr>
          <w:b/>
          <w:bCs/>
          <w:color w:val="006666"/>
          <w:sz w:val="40"/>
          <w:szCs w:val="40"/>
        </w:rPr>
        <w:lastRenderedPageBreak/>
        <w:t>INTRODUCTION</w:t>
      </w:r>
    </w:p>
    <w:p w:rsidR="007F5D49" w:rsidRPr="007F5D49" w:rsidRDefault="007F5D49" w:rsidP="007F5D49">
      <w:pPr>
        <w:rPr>
          <w:b/>
          <w:bCs/>
          <w:sz w:val="28"/>
          <w:szCs w:val="28"/>
        </w:rPr>
      </w:pPr>
    </w:p>
    <w:p w:rsidR="007F5D49" w:rsidRPr="00F3508F" w:rsidRDefault="007F5D49" w:rsidP="007F5D49">
      <w:pPr>
        <w:rPr>
          <w:b/>
          <w:bCs/>
          <w:color w:val="008080"/>
          <w:sz w:val="32"/>
          <w:szCs w:val="32"/>
        </w:rPr>
      </w:pPr>
      <w:r w:rsidRPr="00F3508F">
        <w:rPr>
          <w:b/>
          <w:bCs/>
          <w:color w:val="008080"/>
          <w:sz w:val="32"/>
          <w:szCs w:val="32"/>
        </w:rPr>
        <w:t>Abstract</w:t>
      </w:r>
    </w:p>
    <w:p w:rsidR="007F5D49" w:rsidRPr="007F5D49" w:rsidRDefault="007F5D49" w:rsidP="007F5D49">
      <w:pPr>
        <w:rPr>
          <w:b/>
          <w:bCs/>
          <w:sz w:val="28"/>
          <w:szCs w:val="28"/>
        </w:rPr>
      </w:pPr>
      <w:r w:rsidRPr="007F5D49">
        <w:rPr>
          <w:b/>
          <w:bCs/>
          <w:sz w:val="28"/>
          <w:szCs w:val="28"/>
        </w:rPr>
        <w:t>The main objectives of this project are to main</w:t>
      </w:r>
      <w:r>
        <w:rPr>
          <w:b/>
          <w:bCs/>
          <w:sz w:val="28"/>
          <w:szCs w:val="28"/>
        </w:rPr>
        <w:t xml:space="preserve">tain information about product </w:t>
      </w:r>
      <w:r w:rsidRPr="007F5D49">
        <w:rPr>
          <w:b/>
          <w:bCs/>
          <w:sz w:val="28"/>
          <w:szCs w:val="28"/>
        </w:rPr>
        <w:t>and</w:t>
      </w:r>
      <w:r>
        <w:rPr>
          <w:b/>
          <w:bCs/>
          <w:sz w:val="28"/>
          <w:szCs w:val="28"/>
        </w:rPr>
        <w:t xml:space="preserve"> other information  like manfucture</w:t>
      </w:r>
      <w:r w:rsidR="00AF74C4">
        <w:rPr>
          <w:b/>
          <w:bCs/>
          <w:sz w:val="28"/>
          <w:szCs w:val="28"/>
        </w:rPr>
        <w:t>r</w:t>
      </w:r>
      <w:r>
        <w:rPr>
          <w:b/>
          <w:bCs/>
          <w:sz w:val="28"/>
          <w:szCs w:val="28"/>
        </w:rPr>
        <w:t>, dis</w:t>
      </w:r>
      <w:r w:rsidR="00AF74C4">
        <w:rPr>
          <w:b/>
          <w:bCs/>
          <w:sz w:val="28"/>
          <w:szCs w:val="28"/>
        </w:rPr>
        <w:t xml:space="preserve">tributor and </w:t>
      </w:r>
      <w:r>
        <w:rPr>
          <w:b/>
          <w:bCs/>
          <w:sz w:val="28"/>
          <w:szCs w:val="28"/>
        </w:rPr>
        <w:t>retailer</w:t>
      </w:r>
      <w:r w:rsidR="00AF74C4">
        <w:rPr>
          <w:b/>
          <w:bCs/>
          <w:sz w:val="28"/>
          <w:szCs w:val="28"/>
        </w:rPr>
        <w:t xml:space="preserve"> as well as manufacture,distributor and retailer </w:t>
      </w:r>
      <w:r w:rsidRPr="007F5D49">
        <w:rPr>
          <w:b/>
          <w:bCs/>
          <w:sz w:val="28"/>
          <w:szCs w:val="28"/>
        </w:rPr>
        <w:t xml:space="preserve"> can change their security</w:t>
      </w:r>
      <w:r>
        <w:rPr>
          <w:b/>
          <w:bCs/>
          <w:sz w:val="28"/>
          <w:szCs w:val="28"/>
        </w:rPr>
        <w:t xml:space="preserve"> </w:t>
      </w:r>
      <w:r w:rsidRPr="007F5D49">
        <w:rPr>
          <w:b/>
          <w:bCs/>
          <w:sz w:val="28"/>
          <w:szCs w:val="28"/>
        </w:rPr>
        <w:t>password.</w:t>
      </w:r>
    </w:p>
    <w:p w:rsidR="002F32D0" w:rsidRDefault="00AF74C4" w:rsidP="007F5D4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can add new manufacturer</w:t>
      </w:r>
      <w:r w:rsidR="007F5D49" w:rsidRPr="007F5D49">
        <w:rPr>
          <w:b/>
          <w:bCs/>
          <w:sz w:val="28"/>
          <w:szCs w:val="28"/>
        </w:rPr>
        <w:t>.</w:t>
      </w:r>
    </w:p>
    <w:p w:rsidR="00AF74C4" w:rsidRDefault="00AF74C4" w:rsidP="007F5D4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Manufacturer can add new distriutor</w:t>
      </w:r>
      <w:r w:rsidRPr="007F5D49">
        <w:rPr>
          <w:b/>
          <w:bCs/>
          <w:sz w:val="28"/>
          <w:szCs w:val="28"/>
        </w:rPr>
        <w:t>.</w:t>
      </w:r>
    </w:p>
    <w:p w:rsidR="00AF74C4" w:rsidRDefault="00AF74C4" w:rsidP="00AF74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Distributor can add new retailer</w:t>
      </w:r>
      <w:r w:rsidRPr="007F5D49">
        <w:rPr>
          <w:b/>
          <w:bCs/>
          <w:sz w:val="28"/>
          <w:szCs w:val="28"/>
        </w:rPr>
        <w:t>.</w:t>
      </w:r>
    </w:p>
    <w:p w:rsidR="00024713" w:rsidRDefault="00024713" w:rsidP="007F5D49">
      <w:pPr>
        <w:rPr>
          <w:b/>
          <w:bCs/>
          <w:sz w:val="28"/>
          <w:szCs w:val="28"/>
        </w:rPr>
      </w:pPr>
    </w:p>
    <w:p w:rsidR="00024713" w:rsidRDefault="000247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024713" w:rsidRPr="00CB50F1" w:rsidRDefault="00024713" w:rsidP="00024713">
      <w:pPr>
        <w:rPr>
          <w:b/>
          <w:bCs/>
          <w:color w:val="33CCCC"/>
          <w:sz w:val="44"/>
          <w:szCs w:val="44"/>
        </w:rPr>
      </w:pPr>
      <w:r w:rsidRPr="00CB50F1">
        <w:rPr>
          <w:b/>
          <w:bCs/>
          <w:color w:val="33CCCC"/>
          <w:sz w:val="44"/>
          <w:szCs w:val="44"/>
        </w:rPr>
        <w:lastRenderedPageBreak/>
        <w:t>Project Profile</w:t>
      </w:r>
    </w:p>
    <w:tbl>
      <w:tblPr>
        <w:tblW w:w="9720" w:type="dxa"/>
        <w:tblInd w:w="10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/>
      </w:tblPr>
      <w:tblGrid>
        <w:gridCol w:w="2970"/>
        <w:gridCol w:w="6750"/>
      </w:tblGrid>
      <w:tr w:rsidR="0039105A" w:rsidTr="00CB50F1">
        <w:trPr>
          <w:trHeight w:val="660"/>
        </w:trPr>
        <w:tc>
          <w:tcPr>
            <w:tcW w:w="2970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:rsidR="0039105A" w:rsidRPr="00903707" w:rsidRDefault="0039105A" w:rsidP="0039105A">
            <w:pPr>
              <w:rPr>
                <w:b/>
                <w:bCs/>
                <w:color w:val="006666"/>
                <w:sz w:val="28"/>
                <w:szCs w:val="28"/>
              </w:rPr>
            </w:pPr>
            <w:r w:rsidRPr="00903707">
              <w:rPr>
                <w:b/>
                <w:bCs/>
                <w:color w:val="006666"/>
                <w:sz w:val="28"/>
                <w:szCs w:val="28"/>
              </w:rPr>
              <w:t>Project Name</w:t>
            </w:r>
            <w:r w:rsidRPr="00903707">
              <w:rPr>
                <w:b/>
                <w:bCs/>
                <w:color w:val="006666"/>
                <w:sz w:val="28"/>
                <w:szCs w:val="28"/>
              </w:rPr>
              <w:br w:type="page"/>
            </w:r>
          </w:p>
        </w:tc>
        <w:tc>
          <w:tcPr>
            <w:tcW w:w="6750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:rsidR="0039105A" w:rsidRPr="00CB50F1" w:rsidRDefault="0039105A" w:rsidP="0039105A">
            <w:pPr>
              <w:rPr>
                <w:color w:val="006666"/>
                <w:sz w:val="28"/>
                <w:szCs w:val="28"/>
              </w:rPr>
            </w:pPr>
            <w:r w:rsidRPr="00CB50F1">
              <w:rPr>
                <w:color w:val="006666"/>
                <w:sz w:val="28"/>
                <w:szCs w:val="28"/>
              </w:rPr>
              <w:t>Supply Chain Managment System</w:t>
            </w:r>
          </w:p>
        </w:tc>
      </w:tr>
      <w:tr w:rsidR="0039105A" w:rsidTr="0039105A">
        <w:trPr>
          <w:trHeight w:val="630"/>
        </w:trPr>
        <w:tc>
          <w:tcPr>
            <w:tcW w:w="2970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:rsidR="0039105A" w:rsidRPr="00903707" w:rsidRDefault="0039105A" w:rsidP="0039105A">
            <w:pPr>
              <w:rPr>
                <w:b/>
                <w:bCs/>
                <w:color w:val="006666"/>
                <w:sz w:val="28"/>
                <w:szCs w:val="28"/>
              </w:rPr>
            </w:pPr>
            <w:r w:rsidRPr="00903707">
              <w:rPr>
                <w:b/>
                <w:bCs/>
                <w:color w:val="006666"/>
                <w:sz w:val="28"/>
                <w:szCs w:val="28"/>
              </w:rPr>
              <w:t>Development software</w:t>
            </w:r>
          </w:p>
        </w:tc>
        <w:tc>
          <w:tcPr>
            <w:tcW w:w="6750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:rsidR="0039105A" w:rsidRPr="00CB50F1" w:rsidRDefault="0039105A" w:rsidP="0039105A">
            <w:pPr>
              <w:rPr>
                <w:color w:val="006666"/>
                <w:sz w:val="28"/>
                <w:szCs w:val="28"/>
              </w:rPr>
            </w:pPr>
            <w:r w:rsidRPr="00CB50F1">
              <w:rPr>
                <w:color w:val="006666"/>
                <w:sz w:val="28"/>
                <w:szCs w:val="28"/>
              </w:rPr>
              <w:t>Notepad++</w:t>
            </w:r>
          </w:p>
        </w:tc>
      </w:tr>
      <w:tr w:rsidR="0039105A" w:rsidTr="0039105A">
        <w:trPr>
          <w:trHeight w:val="645"/>
        </w:trPr>
        <w:tc>
          <w:tcPr>
            <w:tcW w:w="2970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:rsidR="0039105A" w:rsidRPr="00903707" w:rsidRDefault="0039105A" w:rsidP="0039105A">
            <w:pPr>
              <w:rPr>
                <w:b/>
                <w:bCs/>
                <w:color w:val="006666"/>
                <w:sz w:val="28"/>
                <w:szCs w:val="28"/>
              </w:rPr>
            </w:pPr>
            <w:r w:rsidRPr="00903707">
              <w:rPr>
                <w:b/>
                <w:bCs/>
                <w:color w:val="006666"/>
                <w:sz w:val="28"/>
                <w:szCs w:val="28"/>
              </w:rPr>
              <w:t>Back End Tool</w:t>
            </w:r>
          </w:p>
        </w:tc>
        <w:tc>
          <w:tcPr>
            <w:tcW w:w="6750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:rsidR="0039105A" w:rsidRPr="00CB50F1" w:rsidRDefault="0039105A" w:rsidP="0039105A">
            <w:pPr>
              <w:rPr>
                <w:color w:val="006666"/>
                <w:sz w:val="28"/>
                <w:szCs w:val="28"/>
              </w:rPr>
            </w:pPr>
            <w:r w:rsidRPr="00CB50F1">
              <w:rPr>
                <w:color w:val="006666"/>
                <w:sz w:val="28"/>
                <w:szCs w:val="28"/>
              </w:rPr>
              <w:t>SQL Server</w:t>
            </w:r>
          </w:p>
        </w:tc>
      </w:tr>
      <w:tr w:rsidR="0039105A" w:rsidTr="0039105A">
        <w:trPr>
          <w:trHeight w:val="585"/>
        </w:trPr>
        <w:tc>
          <w:tcPr>
            <w:tcW w:w="2970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:rsidR="0039105A" w:rsidRPr="00903707" w:rsidRDefault="0039105A" w:rsidP="0039105A">
            <w:pPr>
              <w:rPr>
                <w:b/>
                <w:bCs/>
                <w:color w:val="006666"/>
                <w:sz w:val="28"/>
                <w:szCs w:val="28"/>
              </w:rPr>
            </w:pPr>
            <w:r w:rsidRPr="00903707">
              <w:rPr>
                <w:b/>
                <w:bCs/>
                <w:color w:val="006666"/>
                <w:sz w:val="28"/>
                <w:szCs w:val="28"/>
              </w:rPr>
              <w:t>Academic Year</w:t>
            </w:r>
          </w:p>
        </w:tc>
        <w:tc>
          <w:tcPr>
            <w:tcW w:w="6750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:rsidR="0039105A" w:rsidRPr="00CB50F1" w:rsidRDefault="0039105A" w:rsidP="0039105A">
            <w:pPr>
              <w:rPr>
                <w:color w:val="006666"/>
                <w:sz w:val="28"/>
                <w:szCs w:val="28"/>
              </w:rPr>
            </w:pPr>
            <w:r w:rsidRPr="00CB50F1">
              <w:rPr>
                <w:color w:val="006666"/>
                <w:sz w:val="28"/>
                <w:szCs w:val="28"/>
              </w:rPr>
              <w:t>2022-23</w:t>
            </w:r>
          </w:p>
        </w:tc>
      </w:tr>
      <w:tr w:rsidR="0039105A" w:rsidTr="0039105A">
        <w:trPr>
          <w:trHeight w:val="495"/>
        </w:trPr>
        <w:tc>
          <w:tcPr>
            <w:tcW w:w="2970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:rsidR="0039105A" w:rsidRPr="00903707" w:rsidRDefault="001C0524" w:rsidP="0039105A">
            <w:pPr>
              <w:rPr>
                <w:color w:val="006666"/>
                <w:sz w:val="28"/>
                <w:szCs w:val="28"/>
              </w:rPr>
            </w:pPr>
            <w:r w:rsidRPr="00903707">
              <w:rPr>
                <w:rStyle w:val="Strong"/>
                <w:rFonts w:ascii="Segoe UI" w:hAnsi="Segoe UI" w:cs="Segoe UI"/>
                <w:color w:val="006666"/>
                <w:sz w:val="28"/>
                <w:szCs w:val="28"/>
                <w:shd w:val="clear" w:color="auto" w:fill="FFFFFF"/>
              </w:rPr>
              <w:t>Project Platform</w:t>
            </w:r>
          </w:p>
        </w:tc>
        <w:tc>
          <w:tcPr>
            <w:tcW w:w="6750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:rsidR="0039105A" w:rsidRPr="00CB50F1" w:rsidRDefault="001C0524" w:rsidP="0039105A">
            <w:pPr>
              <w:rPr>
                <w:color w:val="006666"/>
                <w:sz w:val="28"/>
                <w:szCs w:val="28"/>
              </w:rPr>
            </w:pPr>
            <w:r w:rsidRPr="00CB50F1">
              <w:rPr>
                <w:rFonts w:ascii="Segoe UI" w:hAnsi="Segoe UI" w:cs="Segoe UI"/>
                <w:color w:val="006666"/>
                <w:sz w:val="28"/>
                <w:szCs w:val="28"/>
              </w:rPr>
              <w:t>PHP</w:t>
            </w:r>
          </w:p>
        </w:tc>
      </w:tr>
      <w:tr w:rsidR="0039105A" w:rsidTr="001C0524">
        <w:trPr>
          <w:trHeight w:val="525"/>
        </w:trPr>
        <w:tc>
          <w:tcPr>
            <w:tcW w:w="2970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:rsidR="0039105A" w:rsidRPr="00903707" w:rsidRDefault="001C0524" w:rsidP="0039105A">
            <w:pPr>
              <w:rPr>
                <w:color w:val="006666"/>
                <w:sz w:val="28"/>
                <w:szCs w:val="28"/>
              </w:rPr>
            </w:pPr>
            <w:r w:rsidRPr="00903707">
              <w:rPr>
                <w:rStyle w:val="Strong"/>
                <w:rFonts w:ascii="Segoe UI" w:hAnsi="Segoe UI" w:cs="Segoe UI"/>
                <w:color w:val="006666"/>
                <w:sz w:val="28"/>
                <w:szCs w:val="28"/>
                <w:shd w:val="clear" w:color="auto" w:fill="FFFFFF"/>
              </w:rPr>
              <w:t>Programming Language</w:t>
            </w:r>
          </w:p>
        </w:tc>
        <w:tc>
          <w:tcPr>
            <w:tcW w:w="6750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:rsidR="0039105A" w:rsidRPr="00CB50F1" w:rsidRDefault="001C0524" w:rsidP="0039105A">
            <w:pPr>
              <w:rPr>
                <w:color w:val="006666"/>
                <w:sz w:val="28"/>
                <w:szCs w:val="28"/>
              </w:rPr>
            </w:pPr>
            <w:r w:rsidRPr="00CB50F1">
              <w:rPr>
                <w:rFonts w:ascii="Segoe UI" w:hAnsi="Segoe UI" w:cs="Segoe UI"/>
                <w:color w:val="006666"/>
                <w:sz w:val="28"/>
                <w:szCs w:val="28"/>
                <w:shd w:val="clear" w:color="auto" w:fill="FFFFFF"/>
              </w:rPr>
              <w:t> Html</w:t>
            </w:r>
            <w:r w:rsidR="00CB50F1" w:rsidRPr="00CB50F1">
              <w:rPr>
                <w:rFonts w:ascii="Segoe UI" w:hAnsi="Segoe UI" w:cs="Segoe UI"/>
                <w:color w:val="006666"/>
                <w:sz w:val="28"/>
                <w:szCs w:val="28"/>
                <w:shd w:val="clear" w:color="auto" w:fill="FFFFFF"/>
              </w:rPr>
              <w:t>,</w:t>
            </w:r>
            <w:r w:rsidRPr="00CB50F1">
              <w:rPr>
                <w:rFonts w:ascii="Segoe UI" w:hAnsi="Segoe UI" w:cs="Segoe UI"/>
                <w:color w:val="006666"/>
                <w:sz w:val="28"/>
                <w:szCs w:val="28"/>
                <w:shd w:val="clear" w:color="auto" w:fill="FFFFFF"/>
              </w:rPr>
              <w:t xml:space="preserve"> CSS</w:t>
            </w:r>
            <w:r w:rsidR="00CB50F1" w:rsidRPr="00CB50F1">
              <w:rPr>
                <w:rFonts w:ascii="Segoe UI" w:hAnsi="Segoe UI" w:cs="Segoe UI"/>
                <w:color w:val="006666"/>
                <w:sz w:val="28"/>
                <w:szCs w:val="28"/>
                <w:shd w:val="clear" w:color="auto" w:fill="FFFFFF"/>
              </w:rPr>
              <w:t>,</w:t>
            </w:r>
            <w:r w:rsidRPr="00CB50F1">
              <w:rPr>
                <w:rFonts w:ascii="Segoe UI" w:hAnsi="Segoe UI" w:cs="Segoe UI"/>
                <w:color w:val="006666"/>
                <w:sz w:val="28"/>
                <w:szCs w:val="28"/>
                <w:shd w:val="clear" w:color="auto" w:fill="FFFFFF"/>
              </w:rPr>
              <w:t xml:space="preserve"> PHP </w:t>
            </w:r>
            <w:r w:rsidR="00CB50F1" w:rsidRPr="00CB50F1">
              <w:rPr>
                <w:rFonts w:ascii="Segoe UI" w:hAnsi="Segoe UI" w:cs="Segoe UI"/>
                <w:color w:val="006666"/>
                <w:sz w:val="28"/>
                <w:szCs w:val="28"/>
                <w:shd w:val="clear" w:color="auto" w:fill="FFFFFF"/>
              </w:rPr>
              <w:t>,</w:t>
            </w:r>
            <w:r w:rsidRPr="00CB50F1">
              <w:rPr>
                <w:rFonts w:ascii="Segoe UI" w:hAnsi="Segoe UI" w:cs="Segoe UI"/>
                <w:color w:val="006666"/>
                <w:sz w:val="28"/>
                <w:szCs w:val="28"/>
                <w:shd w:val="clear" w:color="auto" w:fill="FFFFFF"/>
              </w:rPr>
              <w:t xml:space="preserve">JavaScript </w:t>
            </w:r>
            <w:r w:rsidR="00CB50F1" w:rsidRPr="00CB50F1">
              <w:rPr>
                <w:rFonts w:ascii="Segoe UI" w:hAnsi="Segoe UI" w:cs="Segoe UI"/>
                <w:color w:val="006666"/>
                <w:sz w:val="28"/>
                <w:szCs w:val="28"/>
                <w:shd w:val="clear" w:color="auto" w:fill="FFFFFF"/>
              </w:rPr>
              <w:t>,</w:t>
            </w:r>
            <w:r w:rsidRPr="00CB50F1">
              <w:rPr>
                <w:rFonts w:ascii="Segoe UI" w:hAnsi="Segoe UI" w:cs="Segoe UI"/>
                <w:color w:val="006666"/>
                <w:sz w:val="28"/>
                <w:szCs w:val="28"/>
                <w:shd w:val="clear" w:color="auto" w:fill="FFFFFF"/>
              </w:rPr>
              <w:t xml:space="preserve">Boostrap </w:t>
            </w:r>
          </w:p>
        </w:tc>
      </w:tr>
      <w:tr w:rsidR="001C0524" w:rsidTr="001C0524">
        <w:trPr>
          <w:trHeight w:val="570"/>
        </w:trPr>
        <w:tc>
          <w:tcPr>
            <w:tcW w:w="2970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:rsidR="001C0524" w:rsidRPr="00903707" w:rsidRDefault="001C0524" w:rsidP="0039105A">
            <w:pPr>
              <w:rPr>
                <w:color w:val="006666"/>
                <w:sz w:val="28"/>
                <w:szCs w:val="28"/>
              </w:rPr>
            </w:pPr>
            <w:r w:rsidRPr="00903707">
              <w:rPr>
                <w:rStyle w:val="Strong"/>
                <w:rFonts w:ascii="Segoe UI" w:hAnsi="Segoe UI" w:cs="Segoe UI"/>
                <w:color w:val="006666"/>
                <w:sz w:val="28"/>
                <w:szCs w:val="28"/>
                <w:shd w:val="clear" w:color="auto" w:fill="FFFFFF"/>
              </w:rPr>
              <w:t>Project Type</w:t>
            </w:r>
          </w:p>
        </w:tc>
        <w:tc>
          <w:tcPr>
            <w:tcW w:w="6750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:rsidR="001C0524" w:rsidRPr="00CB50F1" w:rsidRDefault="001C0524" w:rsidP="0039105A">
            <w:pPr>
              <w:rPr>
                <w:rFonts w:ascii="Segoe UI" w:hAnsi="Segoe UI" w:cs="Segoe UI"/>
                <w:color w:val="006666"/>
                <w:sz w:val="28"/>
                <w:szCs w:val="28"/>
              </w:rPr>
            </w:pPr>
            <w:r w:rsidRPr="00CB50F1">
              <w:rPr>
                <w:rFonts w:ascii="Segoe UI" w:hAnsi="Segoe UI" w:cs="Segoe UI"/>
                <w:color w:val="006666"/>
                <w:sz w:val="28"/>
                <w:szCs w:val="28"/>
              </w:rPr>
              <w:t> Web Application</w:t>
            </w:r>
          </w:p>
        </w:tc>
      </w:tr>
      <w:tr w:rsidR="00CB50F1" w:rsidTr="00CB50F1">
        <w:trPr>
          <w:trHeight w:val="570"/>
        </w:trPr>
        <w:tc>
          <w:tcPr>
            <w:tcW w:w="2970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:rsidR="00CB50F1" w:rsidRPr="00903707" w:rsidRDefault="00CB50F1" w:rsidP="004D65F5">
            <w:pPr>
              <w:rPr>
                <w:rFonts w:ascii="Segoe UI" w:hAnsi="Segoe UI" w:cs="Segoe UI"/>
                <w:b/>
                <w:bCs/>
                <w:color w:val="006666"/>
                <w:sz w:val="28"/>
                <w:szCs w:val="28"/>
                <w:shd w:val="clear" w:color="auto" w:fill="FFFFFF"/>
              </w:rPr>
            </w:pPr>
            <w:r w:rsidRPr="00903707">
              <w:rPr>
                <w:rFonts w:ascii="Segoe UI" w:hAnsi="Segoe UI" w:cs="Segoe UI"/>
                <w:b/>
                <w:bCs/>
                <w:color w:val="006666"/>
                <w:sz w:val="28"/>
                <w:szCs w:val="28"/>
                <w:shd w:val="clear" w:color="auto" w:fill="FFFFFF"/>
              </w:rPr>
              <w:t>Developed By</w:t>
            </w:r>
          </w:p>
        </w:tc>
        <w:tc>
          <w:tcPr>
            <w:tcW w:w="6750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:rsidR="00CB50F1" w:rsidRPr="00CB50F1" w:rsidRDefault="00CB50F1" w:rsidP="004D65F5">
            <w:pPr>
              <w:rPr>
                <w:rFonts w:ascii="Segoe UI" w:hAnsi="Segoe UI" w:cs="Segoe UI"/>
                <w:color w:val="006666"/>
                <w:sz w:val="28"/>
                <w:szCs w:val="28"/>
              </w:rPr>
            </w:pPr>
            <w:r w:rsidRPr="00CB50F1">
              <w:rPr>
                <w:rFonts w:ascii="Segoe UI" w:hAnsi="Segoe UI" w:cs="Segoe UI"/>
                <w:color w:val="006666"/>
                <w:sz w:val="28"/>
                <w:szCs w:val="28"/>
              </w:rPr>
              <w:t>BHUMI G. SOLANKI</w:t>
            </w:r>
          </w:p>
        </w:tc>
      </w:tr>
      <w:tr w:rsidR="00CB50F1" w:rsidTr="00CB50F1">
        <w:trPr>
          <w:trHeight w:val="570"/>
        </w:trPr>
        <w:tc>
          <w:tcPr>
            <w:tcW w:w="2970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:rsidR="00CB50F1" w:rsidRPr="00903707" w:rsidRDefault="00CB50F1" w:rsidP="004D65F5">
            <w:pPr>
              <w:rPr>
                <w:rFonts w:ascii="Segoe UI" w:hAnsi="Segoe UI" w:cs="Segoe UI"/>
                <w:b/>
                <w:bCs/>
                <w:color w:val="006666"/>
                <w:sz w:val="28"/>
                <w:szCs w:val="28"/>
                <w:shd w:val="clear" w:color="auto" w:fill="FFFFFF"/>
              </w:rPr>
            </w:pPr>
            <w:r w:rsidRPr="00903707">
              <w:rPr>
                <w:rFonts w:ascii="Segoe UI" w:hAnsi="Segoe UI" w:cs="Segoe UI"/>
                <w:b/>
                <w:bCs/>
                <w:color w:val="006666"/>
                <w:sz w:val="28"/>
                <w:szCs w:val="28"/>
                <w:shd w:val="clear" w:color="auto" w:fill="FFFFFF"/>
              </w:rPr>
              <w:t>Submitted To</w:t>
            </w:r>
          </w:p>
        </w:tc>
        <w:tc>
          <w:tcPr>
            <w:tcW w:w="6750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:rsidR="00CB50F1" w:rsidRPr="00CB50F1" w:rsidRDefault="00CB50F1" w:rsidP="004D65F5">
            <w:pPr>
              <w:rPr>
                <w:rFonts w:ascii="Segoe UI" w:hAnsi="Segoe UI" w:cs="Segoe UI"/>
                <w:color w:val="006666"/>
                <w:sz w:val="28"/>
                <w:szCs w:val="28"/>
              </w:rPr>
            </w:pPr>
            <w:r w:rsidRPr="00CB50F1">
              <w:rPr>
                <w:rFonts w:ascii="Segoe UI" w:hAnsi="Segoe UI" w:cs="Segoe UI"/>
                <w:color w:val="006666"/>
                <w:sz w:val="28"/>
                <w:szCs w:val="28"/>
              </w:rPr>
              <w:t>GEETANJALI COLLEGE</w:t>
            </w:r>
          </w:p>
        </w:tc>
      </w:tr>
    </w:tbl>
    <w:p w:rsidR="00024713" w:rsidRDefault="00024713" w:rsidP="007F5D49">
      <w:pPr>
        <w:rPr>
          <w:b/>
          <w:bCs/>
          <w:sz w:val="28"/>
          <w:szCs w:val="28"/>
        </w:rPr>
      </w:pPr>
    </w:p>
    <w:p w:rsidR="00024713" w:rsidRDefault="000247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024713" w:rsidRDefault="00903707" w:rsidP="007F5D49">
      <w:pPr>
        <w:rPr>
          <w:color w:val="006666"/>
          <w:sz w:val="32"/>
          <w:szCs w:val="32"/>
        </w:rPr>
      </w:pPr>
      <w:r w:rsidRPr="00767F3B">
        <w:rPr>
          <w:color w:val="006666"/>
          <w:sz w:val="44"/>
          <w:szCs w:val="44"/>
        </w:rPr>
        <w:lastRenderedPageBreak/>
        <w:t>Process Model</w:t>
      </w:r>
    </w:p>
    <w:p w:rsidR="00767F3B" w:rsidRPr="00767F3B" w:rsidRDefault="00767F3B" w:rsidP="007F5D49">
      <w:pPr>
        <w:rPr>
          <w:b/>
          <w:bCs/>
          <w:color w:val="006666"/>
          <w:sz w:val="28"/>
          <w:szCs w:val="28"/>
        </w:rPr>
      </w:pPr>
      <w:r w:rsidRPr="00767F3B">
        <w:rPr>
          <w:sz w:val="28"/>
          <w:szCs w:val="28"/>
        </w:rPr>
        <w:t>The Process Mod</w:t>
      </w:r>
      <w:r w:rsidR="00DC0C7B">
        <w:rPr>
          <w:sz w:val="28"/>
          <w:szCs w:val="28"/>
        </w:rPr>
        <w:t xml:space="preserve">el used in our projects "Supply Chain </w:t>
      </w:r>
      <w:r w:rsidRPr="00767F3B">
        <w:rPr>
          <w:sz w:val="28"/>
          <w:szCs w:val="28"/>
        </w:rPr>
        <w:t xml:space="preserve"> Management System" is waterfall model.</w:t>
      </w:r>
    </w:p>
    <w:p w:rsidR="00DC0C7B" w:rsidRPr="00DC0C7B" w:rsidRDefault="00DC0C7B">
      <w:pPr>
        <w:rPr>
          <w:b/>
          <w:bCs/>
          <w:color w:val="006666"/>
          <w:sz w:val="28"/>
          <w:szCs w:val="28"/>
        </w:rPr>
      </w:pPr>
      <w:r w:rsidRPr="00DC0C7B">
        <w:rPr>
          <w:b/>
          <w:bCs/>
          <w:color w:val="006666"/>
          <w:sz w:val="28"/>
          <w:szCs w:val="28"/>
        </w:rPr>
        <w:t>The Waterfall Model:</w:t>
      </w:r>
    </w:p>
    <w:p w:rsidR="00DC0C7B" w:rsidRDefault="00DC0C7B">
      <w:pPr>
        <w:rPr>
          <w:sz w:val="28"/>
          <w:szCs w:val="28"/>
        </w:rPr>
      </w:pPr>
      <w:r w:rsidRPr="00DC0C7B">
        <w:rPr>
          <w:sz w:val="28"/>
          <w:szCs w:val="28"/>
        </w:rPr>
        <w:t xml:space="preserve"> The waterfall model is a sequential design process, used in software development processes, in which progress is seen as flowing steadily downwards (like a waterfall) through the phases of Conception, Initiation, Analysis, Design, Construction, Testing, Production/Implementation and Maintenance. The waterfall development model originates in the manufacturing and construction industries: highly structured physical environments in which after-the-fact changes are prohibitively costly, if not impossible. Since no formal software development methodologies existed at the time, this hardware-oriented model was simply adapted for software development</w:t>
      </w:r>
      <w:r>
        <w:rPr>
          <w:sz w:val="28"/>
          <w:szCs w:val="28"/>
        </w:rPr>
        <w:t>.</w:t>
      </w:r>
    </w:p>
    <w:p w:rsidR="00380116" w:rsidRDefault="00DC0C7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i-IN"/>
        </w:rPr>
        <w:drawing>
          <wp:inline distT="0" distB="0" distL="0" distR="0">
            <wp:extent cx="4457700" cy="2207889"/>
            <wp:effectExtent l="152400" t="152400" r="209550" b="154311"/>
            <wp:docPr id="3" name="Picture 2" descr="proces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0788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0116" w:rsidRPr="00380116" w:rsidRDefault="00380116" w:rsidP="00380116">
      <w:pPr>
        <w:pStyle w:val="ListParagraph"/>
        <w:numPr>
          <w:ilvl w:val="0"/>
          <w:numId w:val="4"/>
        </w:numPr>
        <w:rPr>
          <w:b/>
          <w:bCs/>
          <w:color w:val="006666"/>
          <w:sz w:val="32"/>
          <w:szCs w:val="32"/>
        </w:rPr>
      </w:pPr>
      <w:r w:rsidRPr="00380116">
        <w:rPr>
          <w:b/>
          <w:bCs/>
          <w:color w:val="006666"/>
          <w:sz w:val="32"/>
          <w:szCs w:val="32"/>
        </w:rPr>
        <w:t>Reason the waterfall model in the software development cycle:</w:t>
      </w:r>
    </w:p>
    <w:p w:rsidR="00380116" w:rsidRPr="00380116" w:rsidRDefault="00380116" w:rsidP="00380116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380116">
        <w:rPr>
          <w:sz w:val="28"/>
          <w:szCs w:val="28"/>
        </w:rPr>
        <w:t xml:space="preserve"> Since we have well known, clean and fixed requirements therefore it best suits for our software development. </w:t>
      </w:r>
    </w:p>
    <w:p w:rsidR="00380116" w:rsidRPr="00380116" w:rsidRDefault="00380116" w:rsidP="00380116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380116">
        <w:rPr>
          <w:sz w:val="28"/>
          <w:szCs w:val="28"/>
        </w:rPr>
        <w:t xml:space="preserve"> Our product definitions are stable. </w:t>
      </w:r>
    </w:p>
    <w:p w:rsidR="00380116" w:rsidRPr="00380116" w:rsidRDefault="00380116" w:rsidP="00380116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380116">
        <w:rPr>
          <w:sz w:val="28"/>
          <w:szCs w:val="28"/>
        </w:rPr>
        <w:t xml:space="preserve">Technology is clearly understood. </w:t>
      </w:r>
    </w:p>
    <w:p w:rsidR="00380116" w:rsidRPr="00380116" w:rsidRDefault="00380116" w:rsidP="00380116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380116">
        <w:rPr>
          <w:sz w:val="28"/>
          <w:szCs w:val="28"/>
        </w:rPr>
        <w:t xml:space="preserve"> The project is short.</w:t>
      </w:r>
    </w:p>
    <w:p w:rsidR="00380116" w:rsidRPr="00380116" w:rsidRDefault="00380116" w:rsidP="00380116">
      <w:pPr>
        <w:pStyle w:val="ListParagraph"/>
        <w:rPr>
          <w:b/>
          <w:bCs/>
          <w:sz w:val="28"/>
          <w:szCs w:val="28"/>
        </w:rPr>
      </w:pPr>
    </w:p>
    <w:p w:rsidR="00380116" w:rsidRPr="00380116" w:rsidRDefault="00380116" w:rsidP="00380116">
      <w:pPr>
        <w:pStyle w:val="ListParagraph"/>
        <w:numPr>
          <w:ilvl w:val="0"/>
          <w:numId w:val="6"/>
        </w:numPr>
        <w:rPr>
          <w:b/>
          <w:bCs/>
          <w:color w:val="006666"/>
          <w:sz w:val="36"/>
          <w:szCs w:val="36"/>
        </w:rPr>
      </w:pPr>
      <w:r w:rsidRPr="00380116">
        <w:rPr>
          <w:b/>
          <w:bCs/>
          <w:color w:val="006666"/>
          <w:sz w:val="36"/>
          <w:szCs w:val="36"/>
        </w:rPr>
        <w:t>Advantages of the waterfall model:</w:t>
      </w:r>
    </w:p>
    <w:p w:rsidR="00380116" w:rsidRPr="00380116" w:rsidRDefault="00380116" w:rsidP="00380116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380116">
        <w:rPr>
          <w:sz w:val="28"/>
          <w:szCs w:val="28"/>
        </w:rPr>
        <w:t xml:space="preserve"> This model is simple and easy to understand and use. In, this model phases are processed and completed one at a time and phases do not overlap. </w:t>
      </w:r>
    </w:p>
    <w:p w:rsidR="00024713" w:rsidRPr="00380116" w:rsidRDefault="00380116" w:rsidP="00380116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380116">
        <w:rPr>
          <w:sz w:val="28"/>
          <w:szCs w:val="28"/>
        </w:rPr>
        <w:t>Waterfall model works well for smaller projects where sequence is very well understood.</w:t>
      </w:r>
      <w:r w:rsidR="00024713" w:rsidRPr="00380116">
        <w:rPr>
          <w:b/>
          <w:bCs/>
          <w:sz w:val="28"/>
          <w:szCs w:val="28"/>
        </w:rPr>
        <w:br w:type="page"/>
      </w:r>
    </w:p>
    <w:p w:rsidR="00024713" w:rsidRPr="00630495" w:rsidRDefault="00630495" w:rsidP="007F5D49">
      <w:pPr>
        <w:rPr>
          <w:b/>
          <w:bCs/>
          <w:color w:val="006666"/>
          <w:sz w:val="40"/>
          <w:szCs w:val="40"/>
        </w:rPr>
      </w:pPr>
      <w:r w:rsidRPr="00630495">
        <w:rPr>
          <w:b/>
          <w:bCs/>
          <w:color w:val="006666"/>
          <w:sz w:val="40"/>
          <w:szCs w:val="40"/>
        </w:rPr>
        <w:lastRenderedPageBreak/>
        <w:t>Software Resources</w:t>
      </w:r>
    </w:p>
    <w:p w:rsidR="00630495" w:rsidRPr="00630495" w:rsidRDefault="00630495">
      <w:pPr>
        <w:rPr>
          <w:sz w:val="28"/>
          <w:szCs w:val="28"/>
        </w:rPr>
      </w:pPr>
      <w:r w:rsidRPr="00630495">
        <w:rPr>
          <w:b/>
          <w:bCs/>
          <w:sz w:val="28"/>
          <w:szCs w:val="28"/>
        </w:rPr>
        <w:t>Backend Design Tool:</w:t>
      </w:r>
      <w:r w:rsidRPr="00630495">
        <w:rPr>
          <w:sz w:val="28"/>
          <w:szCs w:val="28"/>
        </w:rPr>
        <w:t xml:space="preserve"> Microsoft SQL server</w:t>
      </w:r>
    </w:p>
    <w:p w:rsidR="00D17533" w:rsidRDefault="00630495">
      <w:pPr>
        <w:rPr>
          <w:sz w:val="28"/>
          <w:szCs w:val="28"/>
        </w:rPr>
      </w:pPr>
      <w:r w:rsidRPr="00630495">
        <w:rPr>
          <w:b/>
          <w:bCs/>
          <w:sz w:val="28"/>
          <w:szCs w:val="28"/>
        </w:rPr>
        <w:t xml:space="preserve"> Code-Behind Language:</w:t>
      </w:r>
      <w:r w:rsidRPr="00630495">
        <w:rPr>
          <w:sz w:val="28"/>
          <w:szCs w:val="28"/>
        </w:rPr>
        <w:t xml:space="preserve"> </w:t>
      </w:r>
      <w:r w:rsidR="00211B90">
        <w:rPr>
          <w:sz w:val="28"/>
          <w:szCs w:val="28"/>
        </w:rPr>
        <w:t>PHP</w:t>
      </w:r>
    </w:p>
    <w:p w:rsidR="0082260C" w:rsidRDefault="0082260C">
      <w:pPr>
        <w:rPr>
          <w:sz w:val="28"/>
          <w:szCs w:val="28"/>
        </w:rPr>
      </w:pPr>
    </w:p>
    <w:p w:rsidR="00D17533" w:rsidRPr="00D17533" w:rsidRDefault="00D17533" w:rsidP="00D17533">
      <w:pPr>
        <w:pStyle w:val="ListParagraph"/>
        <w:numPr>
          <w:ilvl w:val="0"/>
          <w:numId w:val="8"/>
        </w:numPr>
        <w:rPr>
          <w:color w:val="006666"/>
          <w:sz w:val="36"/>
          <w:szCs w:val="36"/>
        </w:rPr>
      </w:pPr>
      <w:r w:rsidRPr="00D17533">
        <w:rPr>
          <w:color w:val="006666"/>
          <w:sz w:val="36"/>
          <w:szCs w:val="36"/>
        </w:rPr>
        <w:t>Functionality:</w:t>
      </w:r>
    </w:p>
    <w:p w:rsidR="00D17533" w:rsidRPr="00D17533" w:rsidRDefault="00D17533" w:rsidP="00D17533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D17533">
        <w:rPr>
          <w:sz w:val="28"/>
          <w:szCs w:val="28"/>
        </w:rPr>
        <w:t>Login/Logout</w:t>
      </w:r>
    </w:p>
    <w:p w:rsidR="00D17533" w:rsidRPr="00D17533" w:rsidRDefault="00D17533" w:rsidP="00D17533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Add Category</w:t>
      </w:r>
    </w:p>
    <w:p w:rsidR="00D17533" w:rsidRDefault="00D17533" w:rsidP="00D17533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Add unit</w:t>
      </w:r>
    </w:p>
    <w:p w:rsidR="00D17533" w:rsidRDefault="00D17533" w:rsidP="00D17533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Add Product</w:t>
      </w:r>
    </w:p>
    <w:p w:rsidR="00D17533" w:rsidRDefault="00D17533" w:rsidP="00D17533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Update,delete product</w:t>
      </w:r>
    </w:p>
    <w:p w:rsidR="00D17533" w:rsidRDefault="00D17533" w:rsidP="00D17533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Add Manufacture</w:t>
      </w:r>
    </w:p>
    <w:p w:rsidR="00355CF0" w:rsidRDefault="00D17533" w:rsidP="00355CF0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Update Delete Manufactur</w:t>
      </w:r>
    </w:p>
    <w:p w:rsidR="0082260C" w:rsidRDefault="0082260C" w:rsidP="0082260C">
      <w:pPr>
        <w:ind w:left="1440"/>
        <w:rPr>
          <w:sz w:val="28"/>
          <w:szCs w:val="28"/>
        </w:rPr>
      </w:pPr>
    </w:p>
    <w:p w:rsidR="0082260C" w:rsidRPr="0082260C" w:rsidRDefault="0082260C" w:rsidP="0082260C">
      <w:pPr>
        <w:ind w:left="1440"/>
        <w:rPr>
          <w:sz w:val="28"/>
          <w:szCs w:val="28"/>
        </w:rPr>
      </w:pPr>
    </w:p>
    <w:p w:rsidR="00B43137" w:rsidRDefault="0057223E" w:rsidP="00B43137">
      <w:pPr>
        <w:pStyle w:val="ListParagraph"/>
        <w:numPr>
          <w:ilvl w:val="0"/>
          <w:numId w:val="11"/>
        </w:numPr>
        <w:jc w:val="both"/>
        <w:rPr>
          <w:b/>
          <w:bCs/>
          <w:color w:val="006666"/>
          <w:sz w:val="36"/>
          <w:szCs w:val="36"/>
        </w:rPr>
      </w:pPr>
      <w:r>
        <w:rPr>
          <w:b/>
          <w:bCs/>
          <w:color w:val="006666"/>
          <w:sz w:val="36"/>
          <w:szCs w:val="36"/>
        </w:rPr>
        <w:t>Login</w:t>
      </w:r>
      <w:r w:rsidR="00B43137" w:rsidRPr="00B43137">
        <w:rPr>
          <w:b/>
          <w:bCs/>
          <w:color w:val="006666"/>
          <w:sz w:val="36"/>
          <w:szCs w:val="36"/>
        </w:rPr>
        <w:t xml:space="preserve"> Of Modules</w:t>
      </w:r>
    </w:p>
    <w:p w:rsidR="00B43137" w:rsidRPr="0057223E" w:rsidRDefault="0057223E" w:rsidP="0057223E">
      <w:pPr>
        <w:pStyle w:val="ListParagraph"/>
        <w:numPr>
          <w:ilvl w:val="3"/>
          <w:numId w:val="1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Admin </w:t>
      </w:r>
      <w:r w:rsidR="00B43137" w:rsidRPr="0057223E">
        <w:rPr>
          <w:sz w:val="28"/>
          <w:szCs w:val="28"/>
        </w:rPr>
        <w:t>Login</w:t>
      </w:r>
    </w:p>
    <w:p w:rsidR="00B43137" w:rsidRPr="00B43137" w:rsidRDefault="0057223E" w:rsidP="0057223E">
      <w:pPr>
        <w:pStyle w:val="ListParagraph"/>
        <w:numPr>
          <w:ilvl w:val="3"/>
          <w:numId w:val="1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Manufacturer Login</w:t>
      </w:r>
    </w:p>
    <w:p w:rsidR="00B43137" w:rsidRPr="00B43137" w:rsidRDefault="0057223E" w:rsidP="0057223E">
      <w:pPr>
        <w:pStyle w:val="ListParagraph"/>
        <w:numPr>
          <w:ilvl w:val="3"/>
          <w:numId w:val="1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Distributor Login</w:t>
      </w:r>
    </w:p>
    <w:p w:rsidR="00B43137" w:rsidRPr="00B43137" w:rsidRDefault="0057223E" w:rsidP="0057223E">
      <w:pPr>
        <w:pStyle w:val="ListParagraph"/>
        <w:numPr>
          <w:ilvl w:val="3"/>
          <w:numId w:val="1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Retailer Login</w:t>
      </w:r>
    </w:p>
    <w:p w:rsidR="00B43137" w:rsidRPr="00B43137" w:rsidRDefault="00B43137" w:rsidP="0057223E">
      <w:pPr>
        <w:pStyle w:val="ListParagraph"/>
        <w:spacing w:line="240" w:lineRule="auto"/>
        <w:ind w:left="2880"/>
        <w:rPr>
          <w:b/>
          <w:bCs/>
          <w:color w:val="006666"/>
          <w:sz w:val="28"/>
          <w:szCs w:val="28"/>
        </w:rPr>
      </w:pPr>
    </w:p>
    <w:p w:rsidR="00024713" w:rsidRPr="00B43137" w:rsidRDefault="00024713" w:rsidP="00B43137">
      <w:pPr>
        <w:pStyle w:val="ListParagraph"/>
        <w:numPr>
          <w:ilvl w:val="0"/>
          <w:numId w:val="12"/>
        </w:numPr>
        <w:spacing w:line="240" w:lineRule="auto"/>
        <w:rPr>
          <w:b/>
          <w:bCs/>
          <w:color w:val="006666"/>
          <w:sz w:val="28"/>
          <w:szCs w:val="28"/>
        </w:rPr>
      </w:pPr>
      <w:r w:rsidRPr="00B43137">
        <w:rPr>
          <w:b/>
          <w:bCs/>
          <w:color w:val="006666"/>
          <w:sz w:val="28"/>
          <w:szCs w:val="28"/>
        </w:rPr>
        <w:br w:type="page"/>
      </w:r>
    </w:p>
    <w:p w:rsidR="00024713" w:rsidRPr="00C60CAF" w:rsidRDefault="00C60CAF" w:rsidP="007F5D49">
      <w:pPr>
        <w:rPr>
          <w:b/>
          <w:bCs/>
          <w:color w:val="006666"/>
          <w:sz w:val="36"/>
          <w:szCs w:val="36"/>
        </w:rPr>
      </w:pPr>
      <w:r w:rsidRPr="00C60CAF">
        <w:rPr>
          <w:color w:val="006666"/>
          <w:sz w:val="36"/>
          <w:szCs w:val="36"/>
        </w:rPr>
        <w:lastRenderedPageBreak/>
        <w:t>Data Dictionary</w:t>
      </w:r>
    </w:p>
    <w:p w:rsidR="00C60CAF" w:rsidRDefault="00C60CAF">
      <w:pPr>
        <w:rPr>
          <w:b/>
          <w:bCs/>
          <w:color w:val="000000" w:themeColor="text1"/>
          <w:sz w:val="32"/>
          <w:szCs w:val="32"/>
        </w:rPr>
      </w:pPr>
      <w:r w:rsidRPr="00C60CAF">
        <w:rPr>
          <w:b/>
          <w:bCs/>
          <w:color w:val="000000" w:themeColor="text1"/>
          <w:sz w:val="32"/>
          <w:szCs w:val="32"/>
        </w:rPr>
        <w:t>Admin Login Table</w:t>
      </w:r>
    </w:p>
    <w:tbl>
      <w:tblPr>
        <w:tblStyle w:val="LightList-Accent5"/>
        <w:tblW w:w="0" w:type="auto"/>
        <w:tblLook w:val="04A0"/>
      </w:tblPr>
      <w:tblGrid>
        <w:gridCol w:w="3067"/>
        <w:gridCol w:w="3096"/>
        <w:gridCol w:w="3080"/>
      </w:tblGrid>
      <w:tr w:rsidR="00C60CAF" w:rsidTr="00C60CAF">
        <w:trPr>
          <w:cnfStyle w:val="100000000000"/>
        </w:trPr>
        <w:tc>
          <w:tcPr>
            <w:cnfStyle w:val="001000000000"/>
            <w:tcW w:w="3192" w:type="dxa"/>
            <w:shd w:val="clear" w:color="auto" w:fill="33CCCC"/>
          </w:tcPr>
          <w:p w:rsidR="00C60CAF" w:rsidRDefault="00C60CAF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Columns</w:t>
            </w:r>
          </w:p>
        </w:tc>
        <w:tc>
          <w:tcPr>
            <w:tcW w:w="3192" w:type="dxa"/>
            <w:tcBorders>
              <w:top w:val="single" w:sz="8" w:space="0" w:color="4BACC6" w:themeColor="accent5"/>
              <w:bottom w:val="nil"/>
            </w:tcBorders>
            <w:shd w:val="clear" w:color="auto" w:fill="33CCCC"/>
          </w:tcPr>
          <w:p w:rsidR="00C60CAF" w:rsidRDefault="00C60CAF">
            <w:pPr>
              <w:cnfStyle w:val="100000000000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Datatype</w:t>
            </w:r>
          </w:p>
        </w:tc>
        <w:tc>
          <w:tcPr>
            <w:tcW w:w="3192" w:type="dxa"/>
            <w:tcBorders>
              <w:top w:val="single" w:sz="8" w:space="0" w:color="4BACC6" w:themeColor="accent5"/>
              <w:bottom w:val="nil"/>
            </w:tcBorders>
            <w:shd w:val="clear" w:color="auto" w:fill="33CCCC"/>
          </w:tcPr>
          <w:p w:rsidR="00C60CAF" w:rsidRDefault="00C60CAF">
            <w:pPr>
              <w:cnfStyle w:val="100000000000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Constrainst</w:t>
            </w:r>
          </w:p>
        </w:tc>
      </w:tr>
      <w:tr w:rsidR="00C60CAF" w:rsidTr="00C60CAF">
        <w:trPr>
          <w:cnfStyle w:val="000000100000"/>
        </w:trPr>
        <w:tc>
          <w:tcPr>
            <w:cnfStyle w:val="001000000000"/>
            <w:tcW w:w="3192" w:type="dxa"/>
          </w:tcPr>
          <w:p w:rsidR="00C60CAF" w:rsidRDefault="002F38B1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id</w:t>
            </w:r>
          </w:p>
        </w:tc>
        <w:tc>
          <w:tcPr>
            <w:tcW w:w="3192" w:type="dxa"/>
            <w:tcBorders>
              <w:top w:val="nil"/>
            </w:tcBorders>
          </w:tcPr>
          <w:p w:rsidR="00C60CAF" w:rsidRDefault="002F38B1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3192" w:type="dxa"/>
            <w:tcBorders>
              <w:top w:val="nil"/>
            </w:tcBorders>
          </w:tcPr>
          <w:p w:rsidR="00C60CAF" w:rsidRDefault="002F38B1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PK</w:t>
            </w:r>
          </w:p>
        </w:tc>
      </w:tr>
      <w:tr w:rsidR="00C60CAF" w:rsidTr="00C60CAF">
        <w:tc>
          <w:tcPr>
            <w:cnfStyle w:val="001000000000"/>
            <w:tcW w:w="3192" w:type="dxa"/>
          </w:tcPr>
          <w:p w:rsidR="00C60CAF" w:rsidRDefault="002F38B1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username</w:t>
            </w:r>
          </w:p>
        </w:tc>
        <w:tc>
          <w:tcPr>
            <w:tcW w:w="3192" w:type="dxa"/>
          </w:tcPr>
          <w:p w:rsidR="00C60CAF" w:rsidRDefault="004355CA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v</w:t>
            </w:r>
            <w:r w:rsidR="002F38B1">
              <w:rPr>
                <w:b/>
                <w:bCs/>
                <w:color w:val="000000" w:themeColor="text1"/>
                <w:sz w:val="32"/>
                <w:szCs w:val="32"/>
              </w:rPr>
              <w:t>archar(100)</w:t>
            </w:r>
          </w:p>
        </w:tc>
        <w:tc>
          <w:tcPr>
            <w:tcW w:w="3192" w:type="dxa"/>
          </w:tcPr>
          <w:p w:rsidR="00C60CAF" w:rsidRDefault="002F38B1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Not Null</w:t>
            </w:r>
          </w:p>
        </w:tc>
      </w:tr>
      <w:tr w:rsidR="00C60CAF" w:rsidTr="00C60CAF">
        <w:trPr>
          <w:cnfStyle w:val="000000100000"/>
        </w:trPr>
        <w:tc>
          <w:tcPr>
            <w:cnfStyle w:val="001000000000"/>
            <w:tcW w:w="3192" w:type="dxa"/>
          </w:tcPr>
          <w:p w:rsidR="00C60CAF" w:rsidRDefault="002F38B1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password</w:t>
            </w:r>
          </w:p>
        </w:tc>
        <w:tc>
          <w:tcPr>
            <w:tcW w:w="3192" w:type="dxa"/>
          </w:tcPr>
          <w:p w:rsidR="00C60CAF" w:rsidRDefault="004355CA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v</w:t>
            </w:r>
            <w:r w:rsidR="002F38B1">
              <w:rPr>
                <w:b/>
                <w:bCs/>
                <w:color w:val="000000" w:themeColor="text1"/>
                <w:sz w:val="32"/>
                <w:szCs w:val="32"/>
              </w:rPr>
              <w:t>archar(100)</w:t>
            </w:r>
          </w:p>
        </w:tc>
        <w:tc>
          <w:tcPr>
            <w:tcW w:w="3192" w:type="dxa"/>
          </w:tcPr>
          <w:p w:rsidR="00C60CAF" w:rsidRDefault="002F38B1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Not Null</w:t>
            </w:r>
          </w:p>
        </w:tc>
      </w:tr>
    </w:tbl>
    <w:p w:rsidR="0014015B" w:rsidRDefault="0014015B" w:rsidP="0014015B">
      <w:pPr>
        <w:tabs>
          <w:tab w:val="left" w:pos="3360"/>
        </w:tabs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ab/>
      </w:r>
    </w:p>
    <w:p w:rsidR="0014015B" w:rsidRDefault="0014015B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Categories Table</w:t>
      </w:r>
    </w:p>
    <w:tbl>
      <w:tblPr>
        <w:tblStyle w:val="LightList-Accent5"/>
        <w:tblW w:w="0" w:type="auto"/>
        <w:tblLook w:val="04A0"/>
      </w:tblPr>
      <w:tblGrid>
        <w:gridCol w:w="3077"/>
        <w:gridCol w:w="3085"/>
        <w:gridCol w:w="3081"/>
      </w:tblGrid>
      <w:tr w:rsidR="0014015B" w:rsidTr="000057AE">
        <w:trPr>
          <w:cnfStyle w:val="100000000000"/>
        </w:trPr>
        <w:tc>
          <w:tcPr>
            <w:cnfStyle w:val="001000000000"/>
            <w:tcW w:w="3192" w:type="dxa"/>
            <w:shd w:val="clear" w:color="auto" w:fill="33CCCC"/>
          </w:tcPr>
          <w:p w:rsidR="0014015B" w:rsidRDefault="0014015B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Columns</w:t>
            </w:r>
          </w:p>
        </w:tc>
        <w:tc>
          <w:tcPr>
            <w:tcW w:w="3192" w:type="dxa"/>
            <w:tcBorders>
              <w:top w:val="single" w:sz="8" w:space="0" w:color="4BACC6" w:themeColor="accent5"/>
              <w:bottom w:val="nil"/>
            </w:tcBorders>
            <w:shd w:val="clear" w:color="auto" w:fill="33CCCC"/>
          </w:tcPr>
          <w:p w:rsidR="0014015B" w:rsidRDefault="0014015B" w:rsidP="000057AE">
            <w:pPr>
              <w:cnfStyle w:val="100000000000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Datatype</w:t>
            </w:r>
          </w:p>
        </w:tc>
        <w:tc>
          <w:tcPr>
            <w:tcW w:w="3192" w:type="dxa"/>
            <w:tcBorders>
              <w:top w:val="single" w:sz="8" w:space="0" w:color="4BACC6" w:themeColor="accent5"/>
              <w:bottom w:val="nil"/>
            </w:tcBorders>
            <w:shd w:val="clear" w:color="auto" w:fill="33CCCC"/>
          </w:tcPr>
          <w:p w:rsidR="0014015B" w:rsidRDefault="0014015B" w:rsidP="000057AE">
            <w:pPr>
              <w:cnfStyle w:val="100000000000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Constrainst</w:t>
            </w:r>
          </w:p>
        </w:tc>
      </w:tr>
      <w:tr w:rsidR="0014015B" w:rsidTr="000057AE">
        <w:trPr>
          <w:cnfStyle w:val="000000100000"/>
        </w:trPr>
        <w:tc>
          <w:tcPr>
            <w:cnfStyle w:val="001000000000"/>
            <w:tcW w:w="3192" w:type="dxa"/>
          </w:tcPr>
          <w:p w:rsidR="0014015B" w:rsidRDefault="0014015B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cat_id</w:t>
            </w:r>
          </w:p>
        </w:tc>
        <w:tc>
          <w:tcPr>
            <w:tcW w:w="3192" w:type="dxa"/>
            <w:tcBorders>
              <w:top w:val="nil"/>
            </w:tcBorders>
          </w:tcPr>
          <w:p w:rsidR="0014015B" w:rsidRDefault="0014015B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3192" w:type="dxa"/>
            <w:tcBorders>
              <w:top w:val="nil"/>
            </w:tcBorders>
          </w:tcPr>
          <w:p w:rsidR="0014015B" w:rsidRDefault="0014015B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PK</w:t>
            </w:r>
          </w:p>
        </w:tc>
      </w:tr>
      <w:tr w:rsidR="0014015B" w:rsidTr="000057AE">
        <w:tc>
          <w:tcPr>
            <w:cnfStyle w:val="001000000000"/>
            <w:tcW w:w="3192" w:type="dxa"/>
          </w:tcPr>
          <w:p w:rsidR="0014015B" w:rsidRDefault="0014015B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cat_name</w:t>
            </w:r>
          </w:p>
        </w:tc>
        <w:tc>
          <w:tcPr>
            <w:tcW w:w="3192" w:type="dxa"/>
          </w:tcPr>
          <w:p w:rsidR="0014015B" w:rsidRDefault="004355CA" w:rsidP="000057AE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v</w:t>
            </w:r>
            <w:r w:rsidR="0014015B">
              <w:rPr>
                <w:b/>
                <w:bCs/>
                <w:color w:val="000000" w:themeColor="text1"/>
                <w:sz w:val="32"/>
                <w:szCs w:val="32"/>
              </w:rPr>
              <w:t>archar(30)</w:t>
            </w:r>
          </w:p>
        </w:tc>
        <w:tc>
          <w:tcPr>
            <w:tcW w:w="3192" w:type="dxa"/>
          </w:tcPr>
          <w:p w:rsidR="0014015B" w:rsidRDefault="0014015B" w:rsidP="000057AE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Not Null</w:t>
            </w:r>
          </w:p>
        </w:tc>
      </w:tr>
      <w:tr w:rsidR="0014015B" w:rsidTr="000057AE">
        <w:trPr>
          <w:cnfStyle w:val="000000100000"/>
        </w:trPr>
        <w:tc>
          <w:tcPr>
            <w:cnfStyle w:val="001000000000"/>
            <w:tcW w:w="3192" w:type="dxa"/>
          </w:tcPr>
          <w:p w:rsidR="0014015B" w:rsidRDefault="0014015B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cat_details</w:t>
            </w:r>
          </w:p>
        </w:tc>
        <w:tc>
          <w:tcPr>
            <w:tcW w:w="3192" w:type="dxa"/>
          </w:tcPr>
          <w:p w:rsidR="0014015B" w:rsidRDefault="0014015B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text</w:t>
            </w:r>
          </w:p>
        </w:tc>
        <w:tc>
          <w:tcPr>
            <w:tcW w:w="3192" w:type="dxa"/>
          </w:tcPr>
          <w:p w:rsidR="0014015B" w:rsidRDefault="0014015B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 xml:space="preserve"> Null</w:t>
            </w:r>
          </w:p>
        </w:tc>
      </w:tr>
    </w:tbl>
    <w:p w:rsidR="002152B2" w:rsidRDefault="002152B2">
      <w:pPr>
        <w:rPr>
          <w:b/>
          <w:bCs/>
          <w:color w:val="000000" w:themeColor="text1"/>
          <w:sz w:val="32"/>
          <w:szCs w:val="32"/>
        </w:rPr>
      </w:pPr>
    </w:p>
    <w:p w:rsidR="002152B2" w:rsidRDefault="002152B2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Unit Table</w:t>
      </w:r>
    </w:p>
    <w:tbl>
      <w:tblPr>
        <w:tblStyle w:val="LightList-Accent5"/>
        <w:tblW w:w="0" w:type="auto"/>
        <w:tblLook w:val="04A0"/>
      </w:tblPr>
      <w:tblGrid>
        <w:gridCol w:w="3121"/>
        <w:gridCol w:w="3063"/>
        <w:gridCol w:w="3059"/>
      </w:tblGrid>
      <w:tr w:rsidR="002152B2" w:rsidTr="000057AE">
        <w:trPr>
          <w:cnfStyle w:val="100000000000"/>
        </w:trPr>
        <w:tc>
          <w:tcPr>
            <w:cnfStyle w:val="001000000000"/>
            <w:tcW w:w="3192" w:type="dxa"/>
            <w:shd w:val="clear" w:color="auto" w:fill="33CCCC"/>
          </w:tcPr>
          <w:p w:rsidR="002152B2" w:rsidRDefault="002152B2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Columns</w:t>
            </w:r>
          </w:p>
        </w:tc>
        <w:tc>
          <w:tcPr>
            <w:tcW w:w="3192" w:type="dxa"/>
            <w:tcBorders>
              <w:top w:val="single" w:sz="8" w:space="0" w:color="4BACC6" w:themeColor="accent5"/>
              <w:bottom w:val="nil"/>
            </w:tcBorders>
            <w:shd w:val="clear" w:color="auto" w:fill="33CCCC"/>
          </w:tcPr>
          <w:p w:rsidR="002152B2" w:rsidRDefault="002152B2" w:rsidP="000057AE">
            <w:pPr>
              <w:cnfStyle w:val="100000000000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Datatype</w:t>
            </w:r>
          </w:p>
        </w:tc>
        <w:tc>
          <w:tcPr>
            <w:tcW w:w="3192" w:type="dxa"/>
            <w:tcBorders>
              <w:top w:val="single" w:sz="8" w:space="0" w:color="4BACC6" w:themeColor="accent5"/>
              <w:bottom w:val="nil"/>
            </w:tcBorders>
            <w:shd w:val="clear" w:color="auto" w:fill="33CCCC"/>
          </w:tcPr>
          <w:p w:rsidR="002152B2" w:rsidRDefault="002152B2" w:rsidP="000057AE">
            <w:pPr>
              <w:cnfStyle w:val="100000000000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Constrainst</w:t>
            </w:r>
          </w:p>
        </w:tc>
      </w:tr>
      <w:tr w:rsidR="002152B2" w:rsidTr="000057AE">
        <w:trPr>
          <w:cnfStyle w:val="000000100000"/>
        </w:trPr>
        <w:tc>
          <w:tcPr>
            <w:cnfStyle w:val="001000000000"/>
            <w:tcW w:w="3192" w:type="dxa"/>
          </w:tcPr>
          <w:p w:rsidR="002152B2" w:rsidRDefault="002152B2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id</w:t>
            </w:r>
          </w:p>
        </w:tc>
        <w:tc>
          <w:tcPr>
            <w:tcW w:w="3192" w:type="dxa"/>
            <w:tcBorders>
              <w:top w:val="nil"/>
            </w:tcBorders>
          </w:tcPr>
          <w:p w:rsidR="002152B2" w:rsidRDefault="002152B2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3192" w:type="dxa"/>
            <w:tcBorders>
              <w:top w:val="nil"/>
            </w:tcBorders>
          </w:tcPr>
          <w:p w:rsidR="002152B2" w:rsidRDefault="002152B2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PK</w:t>
            </w:r>
          </w:p>
        </w:tc>
      </w:tr>
      <w:tr w:rsidR="002152B2" w:rsidTr="000057AE">
        <w:tc>
          <w:tcPr>
            <w:cnfStyle w:val="001000000000"/>
            <w:tcW w:w="3192" w:type="dxa"/>
          </w:tcPr>
          <w:p w:rsidR="002152B2" w:rsidRDefault="002152B2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unit_name</w:t>
            </w:r>
          </w:p>
        </w:tc>
        <w:tc>
          <w:tcPr>
            <w:tcW w:w="3192" w:type="dxa"/>
          </w:tcPr>
          <w:p w:rsidR="002152B2" w:rsidRDefault="004355CA" w:rsidP="000057AE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v</w:t>
            </w:r>
            <w:r w:rsidR="002152B2">
              <w:rPr>
                <w:b/>
                <w:bCs/>
                <w:color w:val="000000" w:themeColor="text1"/>
                <w:sz w:val="32"/>
                <w:szCs w:val="32"/>
              </w:rPr>
              <w:t>archar(30)</w:t>
            </w:r>
          </w:p>
        </w:tc>
        <w:tc>
          <w:tcPr>
            <w:tcW w:w="3192" w:type="dxa"/>
          </w:tcPr>
          <w:p w:rsidR="002152B2" w:rsidRDefault="002152B2" w:rsidP="000057AE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Not Null</w:t>
            </w:r>
          </w:p>
        </w:tc>
      </w:tr>
      <w:tr w:rsidR="002152B2" w:rsidTr="000057AE">
        <w:trPr>
          <w:cnfStyle w:val="000000100000"/>
        </w:trPr>
        <w:tc>
          <w:tcPr>
            <w:cnfStyle w:val="001000000000"/>
            <w:tcW w:w="3192" w:type="dxa"/>
          </w:tcPr>
          <w:p w:rsidR="002152B2" w:rsidRDefault="002152B2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Unit_description</w:t>
            </w:r>
          </w:p>
        </w:tc>
        <w:tc>
          <w:tcPr>
            <w:tcW w:w="3192" w:type="dxa"/>
          </w:tcPr>
          <w:p w:rsidR="002152B2" w:rsidRDefault="004355CA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v</w:t>
            </w:r>
            <w:r w:rsidR="002152B2">
              <w:rPr>
                <w:b/>
                <w:bCs/>
                <w:color w:val="000000" w:themeColor="text1"/>
                <w:sz w:val="32"/>
                <w:szCs w:val="32"/>
              </w:rPr>
              <w:t>archar(30)</w:t>
            </w:r>
          </w:p>
        </w:tc>
        <w:tc>
          <w:tcPr>
            <w:tcW w:w="3192" w:type="dxa"/>
          </w:tcPr>
          <w:p w:rsidR="002152B2" w:rsidRDefault="002152B2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 xml:space="preserve"> Null</w:t>
            </w:r>
          </w:p>
        </w:tc>
      </w:tr>
    </w:tbl>
    <w:p w:rsidR="000E1D2E" w:rsidRDefault="000E1D2E">
      <w:pPr>
        <w:rPr>
          <w:b/>
          <w:bCs/>
          <w:color w:val="000000" w:themeColor="text1"/>
          <w:sz w:val="32"/>
          <w:szCs w:val="32"/>
        </w:rPr>
      </w:pPr>
    </w:p>
    <w:p w:rsidR="000E1D2E" w:rsidRDefault="000E1D2E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Product Table</w:t>
      </w:r>
    </w:p>
    <w:tbl>
      <w:tblPr>
        <w:tblStyle w:val="LightList-Accent5"/>
        <w:tblW w:w="0" w:type="auto"/>
        <w:tblLook w:val="04A0"/>
      </w:tblPr>
      <w:tblGrid>
        <w:gridCol w:w="3076"/>
        <w:gridCol w:w="3085"/>
        <w:gridCol w:w="3082"/>
      </w:tblGrid>
      <w:tr w:rsidR="000E1D2E" w:rsidTr="00F02CF1">
        <w:trPr>
          <w:cnfStyle w:val="100000000000"/>
        </w:trPr>
        <w:tc>
          <w:tcPr>
            <w:cnfStyle w:val="001000000000"/>
            <w:tcW w:w="3192" w:type="dxa"/>
            <w:shd w:val="clear" w:color="auto" w:fill="33CCCC"/>
          </w:tcPr>
          <w:p w:rsidR="000E1D2E" w:rsidRDefault="000E1D2E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Columns</w:t>
            </w:r>
          </w:p>
        </w:tc>
        <w:tc>
          <w:tcPr>
            <w:tcW w:w="3192" w:type="dxa"/>
            <w:tcBorders>
              <w:top w:val="single" w:sz="8" w:space="0" w:color="4BACC6" w:themeColor="accent5"/>
              <w:bottom w:val="nil"/>
            </w:tcBorders>
            <w:shd w:val="clear" w:color="auto" w:fill="33CCCC"/>
          </w:tcPr>
          <w:p w:rsidR="000E1D2E" w:rsidRDefault="000E1D2E" w:rsidP="000057AE">
            <w:pPr>
              <w:cnfStyle w:val="100000000000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Datatype</w:t>
            </w:r>
          </w:p>
        </w:tc>
        <w:tc>
          <w:tcPr>
            <w:tcW w:w="3192" w:type="dxa"/>
            <w:tcBorders>
              <w:top w:val="single" w:sz="8" w:space="0" w:color="4BACC6" w:themeColor="accent5"/>
              <w:bottom w:val="nil"/>
            </w:tcBorders>
            <w:shd w:val="clear" w:color="auto" w:fill="33CCCC"/>
          </w:tcPr>
          <w:p w:rsidR="000E1D2E" w:rsidRDefault="000E1D2E" w:rsidP="000057AE">
            <w:pPr>
              <w:cnfStyle w:val="100000000000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Constrainst</w:t>
            </w:r>
          </w:p>
        </w:tc>
      </w:tr>
      <w:tr w:rsidR="000E1D2E" w:rsidTr="00F02CF1">
        <w:trPr>
          <w:cnfStyle w:val="000000100000"/>
        </w:trPr>
        <w:tc>
          <w:tcPr>
            <w:cnfStyle w:val="001000000000"/>
            <w:tcW w:w="3192" w:type="dxa"/>
          </w:tcPr>
          <w:p w:rsidR="000E1D2E" w:rsidRDefault="000E1D2E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id</w:t>
            </w:r>
          </w:p>
        </w:tc>
        <w:tc>
          <w:tcPr>
            <w:tcW w:w="3192" w:type="dxa"/>
            <w:tcBorders>
              <w:top w:val="nil"/>
            </w:tcBorders>
          </w:tcPr>
          <w:p w:rsidR="000E1D2E" w:rsidRDefault="000E1D2E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3192" w:type="dxa"/>
            <w:tcBorders>
              <w:top w:val="nil"/>
            </w:tcBorders>
          </w:tcPr>
          <w:p w:rsidR="000E1D2E" w:rsidRDefault="000E1D2E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PK</w:t>
            </w:r>
          </w:p>
        </w:tc>
      </w:tr>
      <w:tr w:rsidR="000E1D2E" w:rsidTr="00F02CF1">
        <w:tc>
          <w:tcPr>
            <w:cnfStyle w:val="001000000000"/>
            <w:tcW w:w="3192" w:type="dxa"/>
          </w:tcPr>
          <w:p w:rsidR="000E1D2E" w:rsidRDefault="000E1D2E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pro_name</w:t>
            </w:r>
          </w:p>
        </w:tc>
        <w:tc>
          <w:tcPr>
            <w:tcW w:w="3192" w:type="dxa"/>
          </w:tcPr>
          <w:p w:rsidR="000E1D2E" w:rsidRDefault="004355CA" w:rsidP="000057AE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v</w:t>
            </w:r>
            <w:r w:rsidR="000E1D2E">
              <w:rPr>
                <w:b/>
                <w:bCs/>
                <w:color w:val="000000" w:themeColor="text1"/>
                <w:sz w:val="32"/>
                <w:szCs w:val="32"/>
              </w:rPr>
              <w:t>archar(30)</w:t>
            </w:r>
          </w:p>
        </w:tc>
        <w:tc>
          <w:tcPr>
            <w:tcW w:w="3192" w:type="dxa"/>
          </w:tcPr>
          <w:p w:rsidR="000E1D2E" w:rsidRDefault="000E1D2E" w:rsidP="000057AE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Not Null</w:t>
            </w:r>
          </w:p>
        </w:tc>
      </w:tr>
      <w:tr w:rsidR="000E1D2E" w:rsidTr="00F02CF1">
        <w:trPr>
          <w:cnfStyle w:val="000000100000"/>
        </w:trPr>
        <w:tc>
          <w:tcPr>
            <w:cnfStyle w:val="001000000000"/>
            <w:tcW w:w="3192" w:type="dxa"/>
          </w:tcPr>
          <w:p w:rsidR="000E1D2E" w:rsidRDefault="000E1D2E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pro_cat</w:t>
            </w:r>
          </w:p>
        </w:tc>
        <w:tc>
          <w:tcPr>
            <w:tcW w:w="3192" w:type="dxa"/>
          </w:tcPr>
          <w:p w:rsidR="000E1D2E" w:rsidRDefault="000E1D2E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3192" w:type="dxa"/>
          </w:tcPr>
          <w:p w:rsidR="000E1D2E" w:rsidRDefault="000E1D2E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 xml:space="preserve"> PK</w:t>
            </w:r>
          </w:p>
        </w:tc>
      </w:tr>
      <w:tr w:rsidR="000E1D2E" w:rsidTr="00F02CF1">
        <w:tc>
          <w:tcPr>
            <w:cnfStyle w:val="001000000000"/>
            <w:tcW w:w="3192" w:type="dxa"/>
          </w:tcPr>
          <w:p w:rsidR="000E1D2E" w:rsidRDefault="000E1D2E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pro_unit</w:t>
            </w:r>
          </w:p>
        </w:tc>
        <w:tc>
          <w:tcPr>
            <w:tcW w:w="3192" w:type="dxa"/>
          </w:tcPr>
          <w:p w:rsidR="000E1D2E" w:rsidRDefault="000E1D2E" w:rsidP="000057AE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3192" w:type="dxa"/>
          </w:tcPr>
          <w:p w:rsidR="000E1D2E" w:rsidRDefault="000E1D2E" w:rsidP="000057AE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PK</w:t>
            </w:r>
          </w:p>
        </w:tc>
      </w:tr>
      <w:tr w:rsidR="000E1D2E" w:rsidTr="00F02CF1">
        <w:trPr>
          <w:cnfStyle w:val="000000100000"/>
        </w:trPr>
        <w:tc>
          <w:tcPr>
            <w:cnfStyle w:val="001000000000"/>
            <w:tcW w:w="3192" w:type="dxa"/>
          </w:tcPr>
          <w:p w:rsidR="000E1D2E" w:rsidRDefault="000E1D2E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Pro_desc</w:t>
            </w:r>
          </w:p>
        </w:tc>
        <w:tc>
          <w:tcPr>
            <w:tcW w:w="3192" w:type="dxa"/>
          </w:tcPr>
          <w:p w:rsidR="000E1D2E" w:rsidRDefault="000E1D2E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text</w:t>
            </w:r>
          </w:p>
        </w:tc>
        <w:tc>
          <w:tcPr>
            <w:tcW w:w="3192" w:type="dxa"/>
          </w:tcPr>
          <w:p w:rsidR="000E1D2E" w:rsidRDefault="000E1D2E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Null</w:t>
            </w:r>
          </w:p>
        </w:tc>
      </w:tr>
      <w:tr w:rsidR="000E1D2E" w:rsidTr="00F02CF1">
        <w:tc>
          <w:tcPr>
            <w:cnfStyle w:val="001000000000"/>
            <w:tcW w:w="3192" w:type="dxa"/>
          </w:tcPr>
          <w:p w:rsidR="000E1D2E" w:rsidRDefault="000E1D2E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pro_price</w:t>
            </w:r>
          </w:p>
        </w:tc>
        <w:tc>
          <w:tcPr>
            <w:tcW w:w="3192" w:type="dxa"/>
          </w:tcPr>
          <w:p w:rsidR="000E1D2E" w:rsidRDefault="004355CA" w:rsidP="000057AE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v</w:t>
            </w:r>
            <w:r w:rsidR="000E1D2E">
              <w:rPr>
                <w:b/>
                <w:bCs/>
                <w:color w:val="000000" w:themeColor="text1"/>
                <w:sz w:val="32"/>
                <w:szCs w:val="32"/>
              </w:rPr>
              <w:t>archar(10)</w:t>
            </w:r>
          </w:p>
        </w:tc>
        <w:tc>
          <w:tcPr>
            <w:tcW w:w="3192" w:type="dxa"/>
          </w:tcPr>
          <w:p w:rsidR="000E1D2E" w:rsidRDefault="000E1D2E" w:rsidP="000057AE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Not Null</w:t>
            </w:r>
          </w:p>
        </w:tc>
      </w:tr>
      <w:tr w:rsidR="000E1D2E" w:rsidTr="00F02CF1">
        <w:trPr>
          <w:cnfStyle w:val="000000100000"/>
        </w:trPr>
        <w:tc>
          <w:tcPr>
            <w:cnfStyle w:val="001000000000"/>
            <w:tcW w:w="3192" w:type="dxa"/>
          </w:tcPr>
          <w:p w:rsidR="000E1D2E" w:rsidRDefault="000E1D2E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pro_image</w:t>
            </w:r>
          </w:p>
        </w:tc>
        <w:tc>
          <w:tcPr>
            <w:tcW w:w="3192" w:type="dxa"/>
          </w:tcPr>
          <w:p w:rsidR="000E1D2E" w:rsidRDefault="004355CA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v</w:t>
            </w:r>
            <w:r w:rsidR="000E1D2E">
              <w:rPr>
                <w:b/>
                <w:bCs/>
                <w:color w:val="000000" w:themeColor="text1"/>
                <w:sz w:val="32"/>
                <w:szCs w:val="32"/>
              </w:rPr>
              <w:t>archar(30)</w:t>
            </w:r>
          </w:p>
        </w:tc>
        <w:tc>
          <w:tcPr>
            <w:tcW w:w="3192" w:type="dxa"/>
          </w:tcPr>
          <w:p w:rsidR="000E1D2E" w:rsidRDefault="000E1D2E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Not Null</w:t>
            </w:r>
          </w:p>
        </w:tc>
      </w:tr>
    </w:tbl>
    <w:p w:rsidR="0013629C" w:rsidRDefault="0013629C">
      <w:pPr>
        <w:rPr>
          <w:b/>
          <w:bCs/>
          <w:color w:val="000000" w:themeColor="text1"/>
          <w:sz w:val="32"/>
          <w:szCs w:val="32"/>
        </w:rPr>
      </w:pPr>
    </w:p>
    <w:p w:rsidR="0013629C" w:rsidRDefault="0013629C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>Area Table</w:t>
      </w:r>
    </w:p>
    <w:tbl>
      <w:tblPr>
        <w:tblStyle w:val="LightList-Accent5"/>
        <w:tblW w:w="0" w:type="auto"/>
        <w:tblLook w:val="04A0"/>
      </w:tblPr>
      <w:tblGrid>
        <w:gridCol w:w="3080"/>
        <w:gridCol w:w="3083"/>
        <w:gridCol w:w="3080"/>
      </w:tblGrid>
      <w:tr w:rsidR="0013629C" w:rsidTr="000057AE">
        <w:trPr>
          <w:cnfStyle w:val="100000000000"/>
        </w:trPr>
        <w:tc>
          <w:tcPr>
            <w:cnfStyle w:val="001000000000"/>
            <w:tcW w:w="3192" w:type="dxa"/>
            <w:shd w:val="clear" w:color="auto" w:fill="33CCCC"/>
          </w:tcPr>
          <w:p w:rsidR="0013629C" w:rsidRDefault="0013629C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Columns</w:t>
            </w:r>
          </w:p>
        </w:tc>
        <w:tc>
          <w:tcPr>
            <w:tcW w:w="3192" w:type="dxa"/>
            <w:tcBorders>
              <w:top w:val="single" w:sz="8" w:space="0" w:color="4BACC6" w:themeColor="accent5"/>
              <w:bottom w:val="nil"/>
            </w:tcBorders>
            <w:shd w:val="clear" w:color="auto" w:fill="33CCCC"/>
          </w:tcPr>
          <w:p w:rsidR="0013629C" w:rsidRDefault="0013629C" w:rsidP="000057AE">
            <w:pPr>
              <w:cnfStyle w:val="100000000000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Datatype</w:t>
            </w:r>
          </w:p>
        </w:tc>
        <w:tc>
          <w:tcPr>
            <w:tcW w:w="3192" w:type="dxa"/>
            <w:tcBorders>
              <w:top w:val="single" w:sz="8" w:space="0" w:color="4BACC6" w:themeColor="accent5"/>
              <w:bottom w:val="nil"/>
            </w:tcBorders>
            <w:shd w:val="clear" w:color="auto" w:fill="33CCCC"/>
          </w:tcPr>
          <w:p w:rsidR="0013629C" w:rsidRDefault="0013629C" w:rsidP="000057AE">
            <w:pPr>
              <w:cnfStyle w:val="100000000000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Constrainst</w:t>
            </w:r>
          </w:p>
        </w:tc>
      </w:tr>
      <w:tr w:rsidR="0013629C" w:rsidTr="000057AE">
        <w:trPr>
          <w:cnfStyle w:val="000000100000"/>
        </w:trPr>
        <w:tc>
          <w:tcPr>
            <w:cnfStyle w:val="001000000000"/>
            <w:tcW w:w="3192" w:type="dxa"/>
          </w:tcPr>
          <w:p w:rsidR="0013629C" w:rsidRDefault="0013629C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area_id</w:t>
            </w:r>
          </w:p>
        </w:tc>
        <w:tc>
          <w:tcPr>
            <w:tcW w:w="3192" w:type="dxa"/>
            <w:tcBorders>
              <w:top w:val="nil"/>
            </w:tcBorders>
          </w:tcPr>
          <w:p w:rsidR="0013629C" w:rsidRDefault="0013629C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3192" w:type="dxa"/>
            <w:tcBorders>
              <w:top w:val="nil"/>
            </w:tcBorders>
          </w:tcPr>
          <w:p w:rsidR="0013629C" w:rsidRDefault="0013629C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PK</w:t>
            </w:r>
          </w:p>
        </w:tc>
      </w:tr>
      <w:tr w:rsidR="0013629C" w:rsidTr="000057AE">
        <w:tc>
          <w:tcPr>
            <w:cnfStyle w:val="001000000000"/>
            <w:tcW w:w="3192" w:type="dxa"/>
          </w:tcPr>
          <w:p w:rsidR="0013629C" w:rsidRDefault="0013629C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area_name</w:t>
            </w:r>
          </w:p>
        </w:tc>
        <w:tc>
          <w:tcPr>
            <w:tcW w:w="3192" w:type="dxa"/>
          </w:tcPr>
          <w:p w:rsidR="0013629C" w:rsidRDefault="004355CA" w:rsidP="000057AE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v</w:t>
            </w:r>
            <w:r w:rsidR="0013629C">
              <w:rPr>
                <w:b/>
                <w:bCs/>
                <w:color w:val="000000" w:themeColor="text1"/>
                <w:sz w:val="32"/>
                <w:szCs w:val="32"/>
              </w:rPr>
              <w:t>archar(50)</w:t>
            </w:r>
          </w:p>
        </w:tc>
        <w:tc>
          <w:tcPr>
            <w:tcW w:w="3192" w:type="dxa"/>
          </w:tcPr>
          <w:p w:rsidR="0013629C" w:rsidRDefault="0013629C" w:rsidP="000057AE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Not Null</w:t>
            </w:r>
          </w:p>
        </w:tc>
      </w:tr>
      <w:tr w:rsidR="0013629C" w:rsidTr="000057AE">
        <w:trPr>
          <w:cnfStyle w:val="000000100000"/>
        </w:trPr>
        <w:tc>
          <w:tcPr>
            <w:cnfStyle w:val="001000000000"/>
            <w:tcW w:w="3192" w:type="dxa"/>
          </w:tcPr>
          <w:p w:rsidR="0013629C" w:rsidRDefault="0013629C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Area_code</w:t>
            </w:r>
          </w:p>
        </w:tc>
        <w:tc>
          <w:tcPr>
            <w:tcW w:w="3192" w:type="dxa"/>
          </w:tcPr>
          <w:p w:rsidR="0013629C" w:rsidRDefault="004355CA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v</w:t>
            </w:r>
            <w:r w:rsidR="0013629C">
              <w:rPr>
                <w:b/>
                <w:bCs/>
                <w:color w:val="000000" w:themeColor="text1"/>
                <w:sz w:val="32"/>
                <w:szCs w:val="32"/>
              </w:rPr>
              <w:t>archar(30)</w:t>
            </w:r>
          </w:p>
        </w:tc>
        <w:tc>
          <w:tcPr>
            <w:tcW w:w="3192" w:type="dxa"/>
          </w:tcPr>
          <w:p w:rsidR="0013629C" w:rsidRDefault="0013629C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 xml:space="preserve"> Not Null</w:t>
            </w:r>
          </w:p>
        </w:tc>
      </w:tr>
    </w:tbl>
    <w:p w:rsidR="0013629C" w:rsidRDefault="0013629C" w:rsidP="0013629C">
      <w:pPr>
        <w:rPr>
          <w:b/>
          <w:bCs/>
          <w:color w:val="000000" w:themeColor="text1"/>
          <w:sz w:val="32"/>
          <w:szCs w:val="32"/>
        </w:rPr>
      </w:pPr>
    </w:p>
    <w:p w:rsidR="00F02CF1" w:rsidRDefault="00F02CF1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Manufacturer Table</w:t>
      </w:r>
    </w:p>
    <w:tbl>
      <w:tblPr>
        <w:tblStyle w:val="LightList-Accent5"/>
        <w:tblW w:w="0" w:type="auto"/>
        <w:tblLook w:val="04A0"/>
      </w:tblPr>
      <w:tblGrid>
        <w:gridCol w:w="3083"/>
        <w:gridCol w:w="3083"/>
        <w:gridCol w:w="3077"/>
      </w:tblGrid>
      <w:tr w:rsidR="00F02CF1" w:rsidTr="000057AE">
        <w:trPr>
          <w:cnfStyle w:val="100000000000"/>
        </w:trPr>
        <w:tc>
          <w:tcPr>
            <w:cnfStyle w:val="001000000000"/>
            <w:tcW w:w="3192" w:type="dxa"/>
            <w:shd w:val="clear" w:color="auto" w:fill="33CCCC"/>
          </w:tcPr>
          <w:p w:rsidR="00F02CF1" w:rsidRDefault="00F02CF1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Columns</w:t>
            </w:r>
          </w:p>
        </w:tc>
        <w:tc>
          <w:tcPr>
            <w:tcW w:w="3192" w:type="dxa"/>
            <w:tcBorders>
              <w:top w:val="single" w:sz="8" w:space="0" w:color="4BACC6" w:themeColor="accent5"/>
              <w:bottom w:val="nil"/>
            </w:tcBorders>
            <w:shd w:val="clear" w:color="auto" w:fill="33CCCC"/>
          </w:tcPr>
          <w:p w:rsidR="00F02CF1" w:rsidRDefault="00F02CF1" w:rsidP="000057AE">
            <w:pPr>
              <w:cnfStyle w:val="100000000000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Datatype</w:t>
            </w:r>
          </w:p>
        </w:tc>
        <w:tc>
          <w:tcPr>
            <w:tcW w:w="3192" w:type="dxa"/>
            <w:tcBorders>
              <w:top w:val="single" w:sz="8" w:space="0" w:color="4BACC6" w:themeColor="accent5"/>
              <w:bottom w:val="nil"/>
            </w:tcBorders>
            <w:shd w:val="clear" w:color="auto" w:fill="33CCCC"/>
          </w:tcPr>
          <w:p w:rsidR="00F02CF1" w:rsidRDefault="00F02CF1" w:rsidP="000057AE">
            <w:pPr>
              <w:cnfStyle w:val="100000000000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Constrainst</w:t>
            </w:r>
          </w:p>
        </w:tc>
      </w:tr>
      <w:tr w:rsidR="00F02CF1" w:rsidTr="000057AE">
        <w:trPr>
          <w:cnfStyle w:val="000000100000"/>
        </w:trPr>
        <w:tc>
          <w:tcPr>
            <w:cnfStyle w:val="001000000000"/>
            <w:tcW w:w="3192" w:type="dxa"/>
          </w:tcPr>
          <w:p w:rsidR="00F02CF1" w:rsidRDefault="004355CA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man_</w:t>
            </w:r>
            <w:r w:rsidR="00F02CF1">
              <w:rPr>
                <w:b w:val="0"/>
                <w:bCs w:val="0"/>
                <w:color w:val="000000" w:themeColor="text1"/>
                <w:sz w:val="32"/>
                <w:szCs w:val="32"/>
              </w:rPr>
              <w:t>id</w:t>
            </w:r>
          </w:p>
        </w:tc>
        <w:tc>
          <w:tcPr>
            <w:tcW w:w="3192" w:type="dxa"/>
            <w:tcBorders>
              <w:top w:val="nil"/>
            </w:tcBorders>
          </w:tcPr>
          <w:p w:rsidR="00F02CF1" w:rsidRDefault="00F02CF1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3192" w:type="dxa"/>
            <w:tcBorders>
              <w:top w:val="nil"/>
            </w:tcBorders>
          </w:tcPr>
          <w:p w:rsidR="00F02CF1" w:rsidRDefault="00F02CF1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PK</w:t>
            </w:r>
          </w:p>
        </w:tc>
      </w:tr>
      <w:tr w:rsidR="00F02CF1" w:rsidTr="000057AE">
        <w:tc>
          <w:tcPr>
            <w:cnfStyle w:val="001000000000"/>
            <w:tcW w:w="3192" w:type="dxa"/>
          </w:tcPr>
          <w:p w:rsidR="00F02CF1" w:rsidRDefault="004355CA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man</w:t>
            </w:r>
            <w:r w:rsidR="00F02CF1">
              <w:rPr>
                <w:b w:val="0"/>
                <w:bCs w:val="0"/>
                <w:color w:val="000000" w:themeColor="text1"/>
                <w:sz w:val="32"/>
                <w:szCs w:val="32"/>
              </w:rPr>
              <w:t>_name</w:t>
            </w:r>
          </w:p>
        </w:tc>
        <w:tc>
          <w:tcPr>
            <w:tcW w:w="3192" w:type="dxa"/>
          </w:tcPr>
          <w:p w:rsidR="00F02CF1" w:rsidRDefault="004355CA" w:rsidP="000057AE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v</w:t>
            </w:r>
            <w:r w:rsidR="00F02CF1">
              <w:rPr>
                <w:b/>
                <w:bCs/>
                <w:color w:val="000000" w:themeColor="text1"/>
                <w:sz w:val="32"/>
                <w:szCs w:val="32"/>
              </w:rPr>
              <w:t>archar(</w:t>
            </w:r>
            <w:r>
              <w:rPr>
                <w:b/>
                <w:bCs/>
                <w:color w:val="000000" w:themeColor="text1"/>
                <w:sz w:val="32"/>
                <w:szCs w:val="32"/>
              </w:rPr>
              <w:t>5</w:t>
            </w:r>
            <w:r w:rsidR="00F02CF1">
              <w:rPr>
                <w:b/>
                <w:bCs/>
                <w:color w:val="000000" w:themeColor="text1"/>
                <w:sz w:val="32"/>
                <w:szCs w:val="32"/>
              </w:rPr>
              <w:t>0)</w:t>
            </w:r>
          </w:p>
        </w:tc>
        <w:tc>
          <w:tcPr>
            <w:tcW w:w="3192" w:type="dxa"/>
          </w:tcPr>
          <w:p w:rsidR="00F02CF1" w:rsidRDefault="004355CA" w:rsidP="000057AE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Not N</w:t>
            </w:r>
            <w:r w:rsidR="00F02CF1">
              <w:rPr>
                <w:b/>
                <w:bCs/>
                <w:color w:val="000000" w:themeColor="text1"/>
                <w:sz w:val="32"/>
                <w:szCs w:val="32"/>
              </w:rPr>
              <w:t>ull</w:t>
            </w:r>
          </w:p>
        </w:tc>
      </w:tr>
      <w:tr w:rsidR="00F02CF1" w:rsidTr="000057AE">
        <w:trPr>
          <w:cnfStyle w:val="000000100000"/>
        </w:trPr>
        <w:tc>
          <w:tcPr>
            <w:cnfStyle w:val="001000000000"/>
            <w:tcW w:w="3192" w:type="dxa"/>
          </w:tcPr>
          <w:p w:rsidR="00F02CF1" w:rsidRDefault="004355CA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man_email</w:t>
            </w:r>
          </w:p>
        </w:tc>
        <w:tc>
          <w:tcPr>
            <w:tcW w:w="3192" w:type="dxa"/>
          </w:tcPr>
          <w:p w:rsidR="00F02CF1" w:rsidRDefault="004355CA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varchar(30)</w:t>
            </w:r>
          </w:p>
        </w:tc>
        <w:tc>
          <w:tcPr>
            <w:tcW w:w="3192" w:type="dxa"/>
          </w:tcPr>
          <w:p w:rsidR="00F02CF1" w:rsidRDefault="004355CA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Not Null</w:t>
            </w:r>
          </w:p>
        </w:tc>
      </w:tr>
      <w:tr w:rsidR="00F02CF1" w:rsidTr="000057AE">
        <w:tc>
          <w:tcPr>
            <w:cnfStyle w:val="001000000000"/>
            <w:tcW w:w="3192" w:type="dxa"/>
          </w:tcPr>
          <w:p w:rsidR="00F02CF1" w:rsidRDefault="004355CA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man_phone</w:t>
            </w:r>
          </w:p>
        </w:tc>
        <w:tc>
          <w:tcPr>
            <w:tcW w:w="3192" w:type="dxa"/>
          </w:tcPr>
          <w:p w:rsidR="00F02CF1" w:rsidRDefault="004355CA" w:rsidP="000057AE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varchar(20)</w:t>
            </w:r>
          </w:p>
        </w:tc>
        <w:tc>
          <w:tcPr>
            <w:tcW w:w="3192" w:type="dxa"/>
          </w:tcPr>
          <w:p w:rsidR="00F02CF1" w:rsidRDefault="004355CA" w:rsidP="000057AE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Not Null</w:t>
            </w:r>
          </w:p>
        </w:tc>
      </w:tr>
      <w:tr w:rsidR="00F02CF1" w:rsidTr="000057AE">
        <w:trPr>
          <w:cnfStyle w:val="000000100000"/>
        </w:trPr>
        <w:tc>
          <w:tcPr>
            <w:cnfStyle w:val="001000000000"/>
            <w:tcW w:w="3192" w:type="dxa"/>
          </w:tcPr>
          <w:p w:rsidR="00F02CF1" w:rsidRDefault="004355CA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username</w:t>
            </w:r>
          </w:p>
        </w:tc>
        <w:tc>
          <w:tcPr>
            <w:tcW w:w="3192" w:type="dxa"/>
          </w:tcPr>
          <w:p w:rsidR="00F02CF1" w:rsidRDefault="004355CA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Varchar(30)</w:t>
            </w:r>
          </w:p>
        </w:tc>
        <w:tc>
          <w:tcPr>
            <w:tcW w:w="3192" w:type="dxa"/>
          </w:tcPr>
          <w:p w:rsidR="00F02CF1" w:rsidRDefault="004355CA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N</w:t>
            </w:r>
            <w:r w:rsidR="006837FD">
              <w:rPr>
                <w:b/>
                <w:bCs/>
                <w:color w:val="000000" w:themeColor="text1"/>
                <w:sz w:val="32"/>
                <w:szCs w:val="32"/>
              </w:rPr>
              <w:t>Ot Null</w:t>
            </w:r>
          </w:p>
        </w:tc>
      </w:tr>
      <w:tr w:rsidR="00F02CF1" w:rsidTr="000057AE">
        <w:tc>
          <w:tcPr>
            <w:cnfStyle w:val="001000000000"/>
            <w:tcW w:w="3192" w:type="dxa"/>
          </w:tcPr>
          <w:p w:rsidR="00F02CF1" w:rsidRDefault="004355CA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password</w:t>
            </w:r>
          </w:p>
        </w:tc>
        <w:tc>
          <w:tcPr>
            <w:tcW w:w="3192" w:type="dxa"/>
          </w:tcPr>
          <w:p w:rsidR="00F02CF1" w:rsidRDefault="00F02CF1" w:rsidP="000057AE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Varchar(10)</w:t>
            </w:r>
          </w:p>
        </w:tc>
        <w:tc>
          <w:tcPr>
            <w:tcW w:w="3192" w:type="dxa"/>
          </w:tcPr>
          <w:p w:rsidR="00F02CF1" w:rsidRDefault="00F02CF1" w:rsidP="000057AE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Not Null</w:t>
            </w:r>
          </w:p>
        </w:tc>
      </w:tr>
    </w:tbl>
    <w:p w:rsidR="00E40583" w:rsidRDefault="00E40583">
      <w:pPr>
        <w:rPr>
          <w:b/>
          <w:bCs/>
          <w:color w:val="000000" w:themeColor="text1"/>
          <w:sz w:val="32"/>
          <w:szCs w:val="32"/>
        </w:rPr>
      </w:pPr>
    </w:p>
    <w:p w:rsidR="00E40583" w:rsidRDefault="00E40583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Distributor Table</w:t>
      </w:r>
    </w:p>
    <w:tbl>
      <w:tblPr>
        <w:tblStyle w:val="LightList-Accent5"/>
        <w:tblW w:w="0" w:type="auto"/>
        <w:tblLook w:val="04A0"/>
      </w:tblPr>
      <w:tblGrid>
        <w:gridCol w:w="3088"/>
        <w:gridCol w:w="3081"/>
        <w:gridCol w:w="3074"/>
      </w:tblGrid>
      <w:tr w:rsidR="00E40583" w:rsidTr="000057AE">
        <w:trPr>
          <w:cnfStyle w:val="100000000000"/>
        </w:trPr>
        <w:tc>
          <w:tcPr>
            <w:cnfStyle w:val="001000000000"/>
            <w:tcW w:w="3192" w:type="dxa"/>
            <w:shd w:val="clear" w:color="auto" w:fill="33CCCC"/>
          </w:tcPr>
          <w:p w:rsidR="00E40583" w:rsidRDefault="00E40583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Columns</w:t>
            </w:r>
          </w:p>
        </w:tc>
        <w:tc>
          <w:tcPr>
            <w:tcW w:w="3192" w:type="dxa"/>
            <w:tcBorders>
              <w:top w:val="single" w:sz="8" w:space="0" w:color="4BACC6" w:themeColor="accent5"/>
              <w:bottom w:val="nil"/>
            </w:tcBorders>
            <w:shd w:val="clear" w:color="auto" w:fill="33CCCC"/>
          </w:tcPr>
          <w:p w:rsidR="00E40583" w:rsidRDefault="00E40583" w:rsidP="000057AE">
            <w:pPr>
              <w:cnfStyle w:val="100000000000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Datatype</w:t>
            </w:r>
          </w:p>
        </w:tc>
        <w:tc>
          <w:tcPr>
            <w:tcW w:w="3192" w:type="dxa"/>
            <w:tcBorders>
              <w:top w:val="single" w:sz="8" w:space="0" w:color="4BACC6" w:themeColor="accent5"/>
              <w:bottom w:val="nil"/>
            </w:tcBorders>
            <w:shd w:val="clear" w:color="auto" w:fill="33CCCC"/>
          </w:tcPr>
          <w:p w:rsidR="00E40583" w:rsidRDefault="00E40583" w:rsidP="000057AE">
            <w:pPr>
              <w:cnfStyle w:val="100000000000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Constrainst</w:t>
            </w:r>
          </w:p>
        </w:tc>
      </w:tr>
      <w:tr w:rsidR="00E40583" w:rsidTr="000057AE">
        <w:trPr>
          <w:cnfStyle w:val="000000100000"/>
        </w:trPr>
        <w:tc>
          <w:tcPr>
            <w:cnfStyle w:val="001000000000"/>
            <w:tcW w:w="3192" w:type="dxa"/>
          </w:tcPr>
          <w:p w:rsidR="00E40583" w:rsidRDefault="00E40583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id</w:t>
            </w:r>
          </w:p>
        </w:tc>
        <w:tc>
          <w:tcPr>
            <w:tcW w:w="3192" w:type="dxa"/>
            <w:tcBorders>
              <w:top w:val="nil"/>
            </w:tcBorders>
          </w:tcPr>
          <w:p w:rsidR="00E40583" w:rsidRDefault="00E40583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3192" w:type="dxa"/>
            <w:tcBorders>
              <w:top w:val="nil"/>
            </w:tcBorders>
          </w:tcPr>
          <w:p w:rsidR="00E40583" w:rsidRDefault="00E40583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PK</w:t>
            </w:r>
          </w:p>
        </w:tc>
      </w:tr>
      <w:tr w:rsidR="00E40583" w:rsidTr="000057AE">
        <w:tc>
          <w:tcPr>
            <w:cnfStyle w:val="001000000000"/>
            <w:tcW w:w="3192" w:type="dxa"/>
          </w:tcPr>
          <w:p w:rsidR="00E40583" w:rsidRDefault="008A3579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dist</w:t>
            </w:r>
            <w:r w:rsidR="00E40583">
              <w:rPr>
                <w:b w:val="0"/>
                <w:bCs w:val="0"/>
                <w:color w:val="000000" w:themeColor="text1"/>
                <w:sz w:val="32"/>
                <w:szCs w:val="32"/>
              </w:rPr>
              <w:t>_name</w:t>
            </w:r>
          </w:p>
        </w:tc>
        <w:tc>
          <w:tcPr>
            <w:tcW w:w="3192" w:type="dxa"/>
          </w:tcPr>
          <w:p w:rsidR="00E40583" w:rsidRDefault="00E40583" w:rsidP="000057AE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varchar(</w:t>
            </w:r>
            <w:r w:rsidR="008A3579">
              <w:rPr>
                <w:b/>
                <w:bCs/>
                <w:color w:val="000000" w:themeColor="text1"/>
                <w:sz w:val="32"/>
                <w:szCs w:val="32"/>
              </w:rPr>
              <w:t>3</w:t>
            </w:r>
            <w:r>
              <w:rPr>
                <w:b/>
                <w:bCs/>
                <w:color w:val="000000" w:themeColor="text1"/>
                <w:sz w:val="32"/>
                <w:szCs w:val="32"/>
              </w:rPr>
              <w:t>0)</w:t>
            </w:r>
          </w:p>
        </w:tc>
        <w:tc>
          <w:tcPr>
            <w:tcW w:w="3192" w:type="dxa"/>
          </w:tcPr>
          <w:p w:rsidR="00E40583" w:rsidRDefault="00E40583" w:rsidP="000057AE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Not Null</w:t>
            </w:r>
          </w:p>
        </w:tc>
      </w:tr>
      <w:tr w:rsidR="00E40583" w:rsidTr="000057AE">
        <w:trPr>
          <w:cnfStyle w:val="000000100000"/>
        </w:trPr>
        <w:tc>
          <w:tcPr>
            <w:cnfStyle w:val="001000000000"/>
            <w:tcW w:w="3192" w:type="dxa"/>
          </w:tcPr>
          <w:p w:rsidR="00E40583" w:rsidRDefault="008A3579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dist</w:t>
            </w:r>
            <w:r w:rsidR="00E40583">
              <w:rPr>
                <w:b w:val="0"/>
                <w:bCs w:val="0"/>
                <w:color w:val="000000" w:themeColor="text1"/>
                <w:sz w:val="32"/>
                <w:szCs w:val="32"/>
              </w:rPr>
              <w:t>_email</w:t>
            </w:r>
          </w:p>
        </w:tc>
        <w:tc>
          <w:tcPr>
            <w:tcW w:w="3192" w:type="dxa"/>
          </w:tcPr>
          <w:p w:rsidR="00E40583" w:rsidRDefault="00E40583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varchar(30)</w:t>
            </w:r>
          </w:p>
        </w:tc>
        <w:tc>
          <w:tcPr>
            <w:tcW w:w="3192" w:type="dxa"/>
          </w:tcPr>
          <w:p w:rsidR="00E40583" w:rsidRDefault="00E40583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Not Null</w:t>
            </w:r>
          </w:p>
        </w:tc>
      </w:tr>
      <w:tr w:rsidR="00E40583" w:rsidTr="000057AE">
        <w:tc>
          <w:tcPr>
            <w:cnfStyle w:val="001000000000"/>
            <w:tcW w:w="3192" w:type="dxa"/>
          </w:tcPr>
          <w:p w:rsidR="00E40583" w:rsidRDefault="008A3579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dist</w:t>
            </w:r>
            <w:r w:rsidR="00E40583">
              <w:rPr>
                <w:b w:val="0"/>
                <w:bCs w:val="0"/>
                <w:color w:val="000000" w:themeColor="text1"/>
                <w:sz w:val="32"/>
                <w:szCs w:val="32"/>
              </w:rPr>
              <w:t>_phone</w:t>
            </w:r>
          </w:p>
        </w:tc>
        <w:tc>
          <w:tcPr>
            <w:tcW w:w="3192" w:type="dxa"/>
          </w:tcPr>
          <w:p w:rsidR="00E40583" w:rsidRDefault="00E40583" w:rsidP="000057AE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varchar(</w:t>
            </w:r>
            <w:r w:rsidR="008A3579">
              <w:rPr>
                <w:b/>
                <w:bCs/>
                <w:color w:val="000000" w:themeColor="text1"/>
                <w:sz w:val="32"/>
                <w:szCs w:val="32"/>
              </w:rPr>
              <w:t>1</w:t>
            </w:r>
            <w:r>
              <w:rPr>
                <w:b/>
                <w:bCs/>
                <w:color w:val="000000" w:themeColor="text1"/>
                <w:sz w:val="32"/>
                <w:szCs w:val="32"/>
              </w:rPr>
              <w:t>0)</w:t>
            </w:r>
          </w:p>
        </w:tc>
        <w:tc>
          <w:tcPr>
            <w:tcW w:w="3192" w:type="dxa"/>
          </w:tcPr>
          <w:p w:rsidR="00E40583" w:rsidRDefault="00E40583" w:rsidP="000057AE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Not Null</w:t>
            </w:r>
          </w:p>
        </w:tc>
      </w:tr>
      <w:tr w:rsidR="008A3579" w:rsidTr="000057AE">
        <w:trPr>
          <w:cnfStyle w:val="000000100000"/>
        </w:trPr>
        <w:tc>
          <w:tcPr>
            <w:cnfStyle w:val="001000000000"/>
            <w:tcW w:w="3192" w:type="dxa"/>
          </w:tcPr>
          <w:p w:rsidR="008A3579" w:rsidRDefault="008A3579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dist_address</w:t>
            </w:r>
          </w:p>
        </w:tc>
        <w:tc>
          <w:tcPr>
            <w:tcW w:w="3192" w:type="dxa"/>
          </w:tcPr>
          <w:p w:rsidR="008A3579" w:rsidRDefault="008A3579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text</w:t>
            </w:r>
          </w:p>
        </w:tc>
        <w:tc>
          <w:tcPr>
            <w:tcW w:w="3192" w:type="dxa"/>
          </w:tcPr>
          <w:p w:rsidR="008A3579" w:rsidRDefault="008A3579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Not Null</w:t>
            </w:r>
          </w:p>
        </w:tc>
      </w:tr>
      <w:tr w:rsidR="00E40583" w:rsidTr="000057AE">
        <w:tc>
          <w:tcPr>
            <w:cnfStyle w:val="001000000000"/>
            <w:tcW w:w="3192" w:type="dxa"/>
          </w:tcPr>
          <w:p w:rsidR="00E40583" w:rsidRDefault="00E40583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username</w:t>
            </w:r>
          </w:p>
        </w:tc>
        <w:tc>
          <w:tcPr>
            <w:tcW w:w="3192" w:type="dxa"/>
          </w:tcPr>
          <w:p w:rsidR="00E40583" w:rsidRDefault="00E40583" w:rsidP="000057AE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Varchar(30)</w:t>
            </w:r>
          </w:p>
        </w:tc>
        <w:tc>
          <w:tcPr>
            <w:tcW w:w="3192" w:type="dxa"/>
          </w:tcPr>
          <w:p w:rsidR="00E40583" w:rsidRDefault="00473E17" w:rsidP="000057AE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No</w:t>
            </w:r>
            <w:r w:rsidR="00E40583">
              <w:rPr>
                <w:b/>
                <w:bCs/>
                <w:color w:val="000000" w:themeColor="text1"/>
                <w:sz w:val="32"/>
                <w:szCs w:val="32"/>
              </w:rPr>
              <w:t>t Null</w:t>
            </w:r>
          </w:p>
        </w:tc>
      </w:tr>
      <w:tr w:rsidR="00E40583" w:rsidTr="000057AE">
        <w:trPr>
          <w:cnfStyle w:val="000000100000"/>
        </w:trPr>
        <w:tc>
          <w:tcPr>
            <w:cnfStyle w:val="001000000000"/>
            <w:tcW w:w="3192" w:type="dxa"/>
          </w:tcPr>
          <w:p w:rsidR="00E40583" w:rsidRDefault="00E40583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password</w:t>
            </w:r>
          </w:p>
        </w:tc>
        <w:tc>
          <w:tcPr>
            <w:tcW w:w="3192" w:type="dxa"/>
          </w:tcPr>
          <w:p w:rsidR="00E40583" w:rsidRDefault="00E40583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Varchar(10)</w:t>
            </w:r>
          </w:p>
        </w:tc>
        <w:tc>
          <w:tcPr>
            <w:tcW w:w="3192" w:type="dxa"/>
          </w:tcPr>
          <w:p w:rsidR="00E40583" w:rsidRDefault="00E40583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Not Null</w:t>
            </w:r>
          </w:p>
        </w:tc>
      </w:tr>
    </w:tbl>
    <w:p w:rsidR="00857659" w:rsidRDefault="00857659">
      <w:pPr>
        <w:rPr>
          <w:b/>
          <w:bCs/>
          <w:color w:val="000000" w:themeColor="text1"/>
          <w:sz w:val="32"/>
          <w:szCs w:val="32"/>
        </w:rPr>
      </w:pPr>
    </w:p>
    <w:p w:rsidR="000C1EDA" w:rsidRDefault="000C1EDA">
      <w:pPr>
        <w:rPr>
          <w:b/>
          <w:bCs/>
          <w:color w:val="000000" w:themeColor="text1"/>
          <w:sz w:val="32"/>
          <w:szCs w:val="32"/>
        </w:rPr>
      </w:pPr>
    </w:p>
    <w:p w:rsidR="000C1EDA" w:rsidRDefault="000C1EDA">
      <w:pPr>
        <w:rPr>
          <w:b/>
          <w:bCs/>
          <w:color w:val="000000" w:themeColor="text1"/>
          <w:sz w:val="32"/>
          <w:szCs w:val="32"/>
        </w:rPr>
      </w:pPr>
    </w:p>
    <w:p w:rsidR="000C1EDA" w:rsidRDefault="000C1EDA">
      <w:pPr>
        <w:rPr>
          <w:b/>
          <w:bCs/>
          <w:color w:val="000000" w:themeColor="text1"/>
          <w:sz w:val="32"/>
          <w:szCs w:val="32"/>
        </w:rPr>
      </w:pPr>
    </w:p>
    <w:p w:rsidR="00857659" w:rsidRDefault="00857659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>Retailer Table</w:t>
      </w:r>
    </w:p>
    <w:tbl>
      <w:tblPr>
        <w:tblStyle w:val="LightList-Accent5"/>
        <w:tblW w:w="0" w:type="auto"/>
        <w:tblLook w:val="04A0"/>
      </w:tblPr>
      <w:tblGrid>
        <w:gridCol w:w="3098"/>
        <w:gridCol w:w="3076"/>
        <w:gridCol w:w="3069"/>
      </w:tblGrid>
      <w:tr w:rsidR="00857659" w:rsidTr="000057AE">
        <w:trPr>
          <w:cnfStyle w:val="100000000000"/>
        </w:trPr>
        <w:tc>
          <w:tcPr>
            <w:cnfStyle w:val="001000000000"/>
            <w:tcW w:w="3192" w:type="dxa"/>
            <w:shd w:val="clear" w:color="auto" w:fill="33CCCC"/>
          </w:tcPr>
          <w:p w:rsidR="00857659" w:rsidRDefault="00857659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Columns</w:t>
            </w:r>
          </w:p>
        </w:tc>
        <w:tc>
          <w:tcPr>
            <w:tcW w:w="3192" w:type="dxa"/>
            <w:tcBorders>
              <w:top w:val="single" w:sz="8" w:space="0" w:color="4BACC6" w:themeColor="accent5"/>
              <w:bottom w:val="nil"/>
            </w:tcBorders>
            <w:shd w:val="clear" w:color="auto" w:fill="33CCCC"/>
          </w:tcPr>
          <w:p w:rsidR="00857659" w:rsidRDefault="00857659" w:rsidP="000057AE">
            <w:pPr>
              <w:cnfStyle w:val="100000000000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Datatype</w:t>
            </w:r>
          </w:p>
        </w:tc>
        <w:tc>
          <w:tcPr>
            <w:tcW w:w="3192" w:type="dxa"/>
            <w:tcBorders>
              <w:top w:val="single" w:sz="8" w:space="0" w:color="4BACC6" w:themeColor="accent5"/>
              <w:bottom w:val="nil"/>
            </w:tcBorders>
            <w:shd w:val="clear" w:color="auto" w:fill="33CCCC"/>
          </w:tcPr>
          <w:p w:rsidR="00857659" w:rsidRDefault="00857659" w:rsidP="000057AE">
            <w:pPr>
              <w:cnfStyle w:val="100000000000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Constrainst</w:t>
            </w:r>
          </w:p>
        </w:tc>
      </w:tr>
      <w:tr w:rsidR="00857659" w:rsidTr="000057AE">
        <w:trPr>
          <w:cnfStyle w:val="000000100000"/>
        </w:trPr>
        <w:tc>
          <w:tcPr>
            <w:cnfStyle w:val="001000000000"/>
            <w:tcW w:w="3192" w:type="dxa"/>
          </w:tcPr>
          <w:p w:rsidR="00857659" w:rsidRDefault="00C36438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r</w:t>
            </w:r>
            <w:r w:rsidR="00857659">
              <w:rPr>
                <w:b w:val="0"/>
                <w:bCs w:val="0"/>
                <w:color w:val="000000" w:themeColor="text1"/>
                <w:sz w:val="32"/>
                <w:szCs w:val="32"/>
              </w:rPr>
              <w:t>etailer_id</w:t>
            </w:r>
          </w:p>
        </w:tc>
        <w:tc>
          <w:tcPr>
            <w:tcW w:w="3192" w:type="dxa"/>
            <w:tcBorders>
              <w:top w:val="nil"/>
            </w:tcBorders>
          </w:tcPr>
          <w:p w:rsidR="00857659" w:rsidRDefault="00857659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3192" w:type="dxa"/>
            <w:tcBorders>
              <w:top w:val="nil"/>
            </w:tcBorders>
          </w:tcPr>
          <w:p w:rsidR="00857659" w:rsidRDefault="00857659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PK</w:t>
            </w:r>
          </w:p>
        </w:tc>
      </w:tr>
      <w:tr w:rsidR="00857659" w:rsidTr="000057AE">
        <w:tc>
          <w:tcPr>
            <w:cnfStyle w:val="001000000000"/>
            <w:tcW w:w="3192" w:type="dxa"/>
          </w:tcPr>
          <w:p w:rsidR="00857659" w:rsidRDefault="00C36438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retailer</w:t>
            </w:r>
            <w:r w:rsidR="00857659">
              <w:rPr>
                <w:b w:val="0"/>
                <w:bCs w:val="0"/>
                <w:color w:val="000000" w:themeColor="text1"/>
                <w:sz w:val="32"/>
                <w:szCs w:val="32"/>
              </w:rPr>
              <w:t>_name</w:t>
            </w:r>
          </w:p>
        </w:tc>
        <w:tc>
          <w:tcPr>
            <w:tcW w:w="3192" w:type="dxa"/>
          </w:tcPr>
          <w:p w:rsidR="00857659" w:rsidRDefault="00857659" w:rsidP="000057AE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varchar(30)</w:t>
            </w:r>
          </w:p>
        </w:tc>
        <w:tc>
          <w:tcPr>
            <w:tcW w:w="3192" w:type="dxa"/>
          </w:tcPr>
          <w:p w:rsidR="00857659" w:rsidRDefault="00857659" w:rsidP="000057AE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Not Null</w:t>
            </w:r>
          </w:p>
        </w:tc>
      </w:tr>
      <w:tr w:rsidR="00857659" w:rsidTr="000057AE">
        <w:trPr>
          <w:cnfStyle w:val="000000100000"/>
        </w:trPr>
        <w:tc>
          <w:tcPr>
            <w:cnfStyle w:val="001000000000"/>
            <w:tcW w:w="3192" w:type="dxa"/>
          </w:tcPr>
          <w:p w:rsidR="00857659" w:rsidRDefault="00857659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phone</w:t>
            </w:r>
          </w:p>
        </w:tc>
        <w:tc>
          <w:tcPr>
            <w:tcW w:w="3192" w:type="dxa"/>
          </w:tcPr>
          <w:p w:rsidR="00857659" w:rsidRDefault="00857659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varchar(10)</w:t>
            </w:r>
          </w:p>
        </w:tc>
        <w:tc>
          <w:tcPr>
            <w:tcW w:w="3192" w:type="dxa"/>
          </w:tcPr>
          <w:p w:rsidR="00857659" w:rsidRDefault="00857659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Not Null</w:t>
            </w:r>
          </w:p>
        </w:tc>
      </w:tr>
      <w:tr w:rsidR="00C36438" w:rsidTr="000057AE">
        <w:tc>
          <w:tcPr>
            <w:cnfStyle w:val="001000000000"/>
            <w:tcW w:w="3192" w:type="dxa"/>
          </w:tcPr>
          <w:p w:rsidR="00C36438" w:rsidRDefault="00C36438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email</w:t>
            </w:r>
          </w:p>
        </w:tc>
        <w:tc>
          <w:tcPr>
            <w:tcW w:w="3192" w:type="dxa"/>
          </w:tcPr>
          <w:p w:rsidR="00C36438" w:rsidRDefault="00C36438" w:rsidP="000057AE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Varchar(10)</w:t>
            </w:r>
          </w:p>
        </w:tc>
        <w:tc>
          <w:tcPr>
            <w:tcW w:w="3192" w:type="dxa"/>
          </w:tcPr>
          <w:p w:rsidR="00C36438" w:rsidRDefault="00C36438" w:rsidP="000057AE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Not Null</w:t>
            </w:r>
          </w:p>
        </w:tc>
      </w:tr>
      <w:tr w:rsidR="00C36438" w:rsidTr="000057AE">
        <w:trPr>
          <w:cnfStyle w:val="000000100000"/>
        </w:trPr>
        <w:tc>
          <w:tcPr>
            <w:cnfStyle w:val="001000000000"/>
            <w:tcW w:w="3192" w:type="dxa"/>
          </w:tcPr>
          <w:p w:rsidR="00C36438" w:rsidRDefault="00C36438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area_code</w:t>
            </w:r>
          </w:p>
        </w:tc>
        <w:tc>
          <w:tcPr>
            <w:tcW w:w="3192" w:type="dxa"/>
          </w:tcPr>
          <w:p w:rsidR="00C36438" w:rsidRDefault="00C36438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Varchar(10)</w:t>
            </w:r>
          </w:p>
        </w:tc>
        <w:tc>
          <w:tcPr>
            <w:tcW w:w="3192" w:type="dxa"/>
          </w:tcPr>
          <w:p w:rsidR="00C36438" w:rsidRDefault="00C36438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Not Null</w:t>
            </w:r>
          </w:p>
        </w:tc>
      </w:tr>
      <w:tr w:rsidR="00857659" w:rsidTr="000057AE">
        <w:tc>
          <w:tcPr>
            <w:cnfStyle w:val="001000000000"/>
            <w:tcW w:w="3192" w:type="dxa"/>
          </w:tcPr>
          <w:p w:rsidR="00857659" w:rsidRDefault="00857659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address</w:t>
            </w:r>
          </w:p>
        </w:tc>
        <w:tc>
          <w:tcPr>
            <w:tcW w:w="3192" w:type="dxa"/>
          </w:tcPr>
          <w:p w:rsidR="00857659" w:rsidRDefault="00857659" w:rsidP="000057AE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text</w:t>
            </w:r>
          </w:p>
        </w:tc>
        <w:tc>
          <w:tcPr>
            <w:tcW w:w="3192" w:type="dxa"/>
          </w:tcPr>
          <w:p w:rsidR="00857659" w:rsidRDefault="00857659" w:rsidP="000057AE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Not Null</w:t>
            </w:r>
          </w:p>
        </w:tc>
      </w:tr>
      <w:tr w:rsidR="00857659" w:rsidTr="000057AE">
        <w:trPr>
          <w:cnfStyle w:val="000000100000"/>
        </w:trPr>
        <w:tc>
          <w:tcPr>
            <w:cnfStyle w:val="001000000000"/>
            <w:tcW w:w="3192" w:type="dxa"/>
          </w:tcPr>
          <w:p w:rsidR="00857659" w:rsidRDefault="00857659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username</w:t>
            </w:r>
          </w:p>
        </w:tc>
        <w:tc>
          <w:tcPr>
            <w:tcW w:w="3192" w:type="dxa"/>
          </w:tcPr>
          <w:p w:rsidR="00857659" w:rsidRDefault="00857659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Varchar(30)</w:t>
            </w:r>
          </w:p>
        </w:tc>
        <w:tc>
          <w:tcPr>
            <w:tcW w:w="3192" w:type="dxa"/>
          </w:tcPr>
          <w:p w:rsidR="00857659" w:rsidRDefault="00857659" w:rsidP="000057AE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N</w:t>
            </w:r>
            <w:r w:rsidR="009E339C">
              <w:rPr>
                <w:b/>
                <w:bCs/>
                <w:color w:val="000000" w:themeColor="text1"/>
                <w:sz w:val="32"/>
                <w:szCs w:val="32"/>
              </w:rPr>
              <w:t>o</w:t>
            </w:r>
            <w:r>
              <w:rPr>
                <w:b/>
                <w:bCs/>
                <w:color w:val="000000" w:themeColor="text1"/>
                <w:sz w:val="32"/>
                <w:szCs w:val="32"/>
              </w:rPr>
              <w:t>t Null</w:t>
            </w:r>
          </w:p>
        </w:tc>
      </w:tr>
      <w:tr w:rsidR="00857659" w:rsidTr="000057AE">
        <w:tc>
          <w:tcPr>
            <w:cnfStyle w:val="001000000000"/>
            <w:tcW w:w="3192" w:type="dxa"/>
          </w:tcPr>
          <w:p w:rsidR="00857659" w:rsidRDefault="00857659" w:rsidP="000057AE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password</w:t>
            </w:r>
          </w:p>
        </w:tc>
        <w:tc>
          <w:tcPr>
            <w:tcW w:w="3192" w:type="dxa"/>
          </w:tcPr>
          <w:p w:rsidR="00857659" w:rsidRDefault="00857659" w:rsidP="000057AE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Varchar(</w:t>
            </w:r>
            <w:r w:rsidR="00C36438">
              <w:rPr>
                <w:b/>
                <w:bCs/>
                <w:color w:val="000000" w:themeColor="text1"/>
                <w:sz w:val="32"/>
                <w:szCs w:val="32"/>
              </w:rPr>
              <w:t>3</w:t>
            </w:r>
            <w:r>
              <w:rPr>
                <w:b/>
                <w:bCs/>
                <w:color w:val="000000" w:themeColor="text1"/>
                <w:sz w:val="32"/>
                <w:szCs w:val="32"/>
              </w:rPr>
              <w:t>0)</w:t>
            </w:r>
          </w:p>
        </w:tc>
        <w:tc>
          <w:tcPr>
            <w:tcW w:w="3192" w:type="dxa"/>
          </w:tcPr>
          <w:p w:rsidR="00857659" w:rsidRDefault="00857659" w:rsidP="000057AE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Not Null</w:t>
            </w:r>
          </w:p>
        </w:tc>
      </w:tr>
    </w:tbl>
    <w:p w:rsidR="00857659" w:rsidRDefault="00857659">
      <w:pPr>
        <w:rPr>
          <w:b/>
          <w:bCs/>
          <w:color w:val="000000" w:themeColor="text1"/>
          <w:sz w:val="32"/>
          <w:szCs w:val="32"/>
        </w:rPr>
      </w:pPr>
    </w:p>
    <w:p w:rsidR="009476AD" w:rsidRPr="009476AD" w:rsidRDefault="009476AD">
      <w:pPr>
        <w:rPr>
          <w:b/>
          <w:bCs/>
          <w:color w:val="008080"/>
          <w:sz w:val="32"/>
          <w:szCs w:val="32"/>
        </w:rPr>
      </w:pPr>
      <w:r w:rsidRPr="009476AD">
        <w:rPr>
          <w:b/>
          <w:bCs/>
          <w:color w:val="008080"/>
          <w:sz w:val="32"/>
          <w:szCs w:val="32"/>
        </w:rPr>
        <w:t>Orde</w:t>
      </w:r>
      <w:r>
        <w:rPr>
          <w:b/>
          <w:bCs/>
          <w:color w:val="008080"/>
          <w:sz w:val="32"/>
          <w:szCs w:val="32"/>
        </w:rPr>
        <w:t>r</w:t>
      </w:r>
    </w:p>
    <w:p w:rsidR="009476AD" w:rsidRDefault="009476AD" w:rsidP="009476AD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Area Table</w:t>
      </w:r>
    </w:p>
    <w:tbl>
      <w:tblPr>
        <w:tblStyle w:val="LightList-Accent5"/>
        <w:tblW w:w="0" w:type="auto"/>
        <w:tblLook w:val="04A0"/>
      </w:tblPr>
      <w:tblGrid>
        <w:gridCol w:w="3073"/>
        <w:gridCol w:w="3087"/>
        <w:gridCol w:w="3083"/>
      </w:tblGrid>
      <w:tr w:rsidR="009476AD" w:rsidTr="009476AD">
        <w:trPr>
          <w:cnfStyle w:val="100000000000"/>
        </w:trPr>
        <w:tc>
          <w:tcPr>
            <w:cnfStyle w:val="001000000000"/>
            <w:tcW w:w="3073" w:type="dxa"/>
            <w:shd w:val="clear" w:color="auto" w:fill="33CCCC"/>
          </w:tcPr>
          <w:p w:rsidR="009476AD" w:rsidRDefault="009476AD" w:rsidP="00B41F18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Columns</w:t>
            </w:r>
          </w:p>
        </w:tc>
        <w:tc>
          <w:tcPr>
            <w:tcW w:w="3087" w:type="dxa"/>
            <w:tcBorders>
              <w:top w:val="single" w:sz="8" w:space="0" w:color="4BACC6" w:themeColor="accent5"/>
              <w:bottom w:val="nil"/>
            </w:tcBorders>
            <w:shd w:val="clear" w:color="auto" w:fill="33CCCC"/>
          </w:tcPr>
          <w:p w:rsidR="009476AD" w:rsidRDefault="009476AD" w:rsidP="00B41F18">
            <w:pPr>
              <w:cnfStyle w:val="100000000000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Datatype</w:t>
            </w:r>
          </w:p>
        </w:tc>
        <w:tc>
          <w:tcPr>
            <w:tcW w:w="3083" w:type="dxa"/>
            <w:tcBorders>
              <w:top w:val="single" w:sz="8" w:space="0" w:color="4BACC6" w:themeColor="accent5"/>
              <w:bottom w:val="nil"/>
            </w:tcBorders>
            <w:shd w:val="clear" w:color="auto" w:fill="33CCCC"/>
          </w:tcPr>
          <w:p w:rsidR="009476AD" w:rsidRDefault="009476AD" w:rsidP="00B41F18">
            <w:pPr>
              <w:cnfStyle w:val="100000000000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Constrainst</w:t>
            </w:r>
          </w:p>
        </w:tc>
      </w:tr>
      <w:tr w:rsidR="009476AD" w:rsidTr="009476AD">
        <w:trPr>
          <w:cnfStyle w:val="000000100000"/>
        </w:trPr>
        <w:tc>
          <w:tcPr>
            <w:cnfStyle w:val="001000000000"/>
            <w:tcW w:w="3073" w:type="dxa"/>
          </w:tcPr>
          <w:p w:rsidR="009476AD" w:rsidRDefault="009476AD" w:rsidP="00B41F18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order_id</w:t>
            </w:r>
          </w:p>
        </w:tc>
        <w:tc>
          <w:tcPr>
            <w:tcW w:w="3087" w:type="dxa"/>
            <w:tcBorders>
              <w:top w:val="nil"/>
            </w:tcBorders>
          </w:tcPr>
          <w:p w:rsidR="009476AD" w:rsidRDefault="009476AD" w:rsidP="00B41F18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3083" w:type="dxa"/>
            <w:tcBorders>
              <w:top w:val="nil"/>
            </w:tcBorders>
          </w:tcPr>
          <w:p w:rsidR="009476AD" w:rsidRDefault="009476AD" w:rsidP="00B41F18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PK</w:t>
            </w:r>
          </w:p>
        </w:tc>
      </w:tr>
      <w:tr w:rsidR="009476AD" w:rsidTr="009476AD">
        <w:tc>
          <w:tcPr>
            <w:cnfStyle w:val="001000000000"/>
            <w:tcW w:w="3073" w:type="dxa"/>
          </w:tcPr>
          <w:p w:rsidR="009476AD" w:rsidRDefault="009476AD" w:rsidP="00B41F18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Pro_name</w:t>
            </w:r>
          </w:p>
        </w:tc>
        <w:tc>
          <w:tcPr>
            <w:tcW w:w="3087" w:type="dxa"/>
          </w:tcPr>
          <w:p w:rsidR="009476AD" w:rsidRDefault="009476AD" w:rsidP="00B41F18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varchar(50)</w:t>
            </w:r>
          </w:p>
        </w:tc>
        <w:tc>
          <w:tcPr>
            <w:tcW w:w="3083" w:type="dxa"/>
          </w:tcPr>
          <w:p w:rsidR="009476AD" w:rsidRDefault="009476AD" w:rsidP="00B41F18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Not Null</w:t>
            </w:r>
          </w:p>
        </w:tc>
      </w:tr>
      <w:tr w:rsidR="009476AD" w:rsidTr="009476AD">
        <w:trPr>
          <w:cnfStyle w:val="000000100000"/>
        </w:trPr>
        <w:tc>
          <w:tcPr>
            <w:cnfStyle w:val="001000000000"/>
            <w:tcW w:w="3073" w:type="dxa"/>
          </w:tcPr>
          <w:p w:rsidR="009476AD" w:rsidRDefault="009476AD" w:rsidP="00B41F18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Pro_price</w:t>
            </w:r>
          </w:p>
        </w:tc>
        <w:tc>
          <w:tcPr>
            <w:tcW w:w="3087" w:type="dxa"/>
          </w:tcPr>
          <w:p w:rsidR="009476AD" w:rsidRDefault="009476AD" w:rsidP="00B41F18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varchar(30)</w:t>
            </w:r>
          </w:p>
        </w:tc>
        <w:tc>
          <w:tcPr>
            <w:tcW w:w="3083" w:type="dxa"/>
          </w:tcPr>
          <w:p w:rsidR="009476AD" w:rsidRDefault="009476AD" w:rsidP="00B41F18">
            <w:pPr>
              <w:cnfStyle w:val="0000001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 xml:space="preserve"> Not Null</w:t>
            </w:r>
          </w:p>
        </w:tc>
      </w:tr>
      <w:tr w:rsidR="009476AD" w:rsidTr="009476AD">
        <w:tc>
          <w:tcPr>
            <w:cnfStyle w:val="001000000000"/>
            <w:tcW w:w="3073" w:type="dxa"/>
          </w:tcPr>
          <w:p w:rsidR="009476AD" w:rsidRDefault="009476AD" w:rsidP="00B41F18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Pro_qnt</w:t>
            </w:r>
          </w:p>
        </w:tc>
        <w:tc>
          <w:tcPr>
            <w:tcW w:w="3087" w:type="dxa"/>
          </w:tcPr>
          <w:p w:rsidR="009476AD" w:rsidRDefault="009476AD" w:rsidP="00B41F18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varchar(30)</w:t>
            </w:r>
          </w:p>
        </w:tc>
        <w:tc>
          <w:tcPr>
            <w:tcW w:w="3083" w:type="dxa"/>
          </w:tcPr>
          <w:p w:rsidR="009476AD" w:rsidRDefault="009476AD" w:rsidP="00B41F18">
            <w:pPr>
              <w:cnfStyle w:val="000000000000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 xml:space="preserve"> Not Null</w:t>
            </w:r>
          </w:p>
        </w:tc>
      </w:tr>
    </w:tbl>
    <w:p w:rsidR="00986CFC" w:rsidRDefault="00986CFC">
      <w:pPr>
        <w:rPr>
          <w:b/>
          <w:bCs/>
          <w:color w:val="000000" w:themeColor="text1"/>
          <w:sz w:val="32"/>
          <w:szCs w:val="32"/>
        </w:rPr>
      </w:pPr>
    </w:p>
    <w:p w:rsidR="00857659" w:rsidRDefault="00857659">
      <w:pPr>
        <w:rPr>
          <w:b/>
          <w:bCs/>
          <w:color w:val="000000" w:themeColor="text1"/>
          <w:sz w:val="32"/>
          <w:szCs w:val="32"/>
        </w:rPr>
      </w:pPr>
    </w:p>
    <w:p w:rsidR="000E1D2E" w:rsidRDefault="000E1D2E">
      <w:pPr>
        <w:rPr>
          <w:b/>
          <w:bCs/>
          <w:color w:val="000000" w:themeColor="text1"/>
          <w:sz w:val="32"/>
          <w:szCs w:val="32"/>
        </w:rPr>
      </w:pPr>
    </w:p>
    <w:p w:rsidR="0014015B" w:rsidRDefault="0014015B">
      <w:pPr>
        <w:rPr>
          <w:b/>
          <w:bCs/>
          <w:color w:val="000000" w:themeColor="text1"/>
          <w:sz w:val="32"/>
          <w:szCs w:val="32"/>
        </w:rPr>
      </w:pPr>
    </w:p>
    <w:p w:rsidR="000C1EDA" w:rsidRDefault="000C1EDA">
      <w:pPr>
        <w:rPr>
          <w:b/>
          <w:bCs/>
          <w:color w:val="000000" w:themeColor="text1"/>
          <w:sz w:val="32"/>
          <w:szCs w:val="32"/>
        </w:rPr>
      </w:pPr>
    </w:p>
    <w:p w:rsidR="000C1EDA" w:rsidRDefault="000C1EDA">
      <w:pPr>
        <w:rPr>
          <w:b/>
          <w:bCs/>
          <w:color w:val="000000" w:themeColor="text1"/>
          <w:sz w:val="32"/>
          <w:szCs w:val="32"/>
        </w:rPr>
      </w:pPr>
    </w:p>
    <w:p w:rsidR="000C1EDA" w:rsidRDefault="000C1EDA">
      <w:pPr>
        <w:rPr>
          <w:b/>
          <w:bCs/>
          <w:color w:val="000000" w:themeColor="text1"/>
          <w:sz w:val="32"/>
          <w:szCs w:val="32"/>
        </w:rPr>
      </w:pPr>
    </w:p>
    <w:p w:rsidR="000C1EDA" w:rsidRDefault="000C1EDA">
      <w:pPr>
        <w:rPr>
          <w:b/>
          <w:bCs/>
          <w:color w:val="000000" w:themeColor="text1"/>
          <w:sz w:val="32"/>
          <w:szCs w:val="32"/>
        </w:rPr>
      </w:pPr>
    </w:p>
    <w:p w:rsidR="00210C35" w:rsidRDefault="00210C35" w:rsidP="007F5D49">
      <w:pPr>
        <w:rPr>
          <w:b/>
          <w:bCs/>
          <w:color w:val="000000" w:themeColor="text1"/>
          <w:sz w:val="32"/>
          <w:szCs w:val="32"/>
        </w:rPr>
      </w:pPr>
    </w:p>
    <w:p w:rsidR="00004ABC" w:rsidRPr="00004ABC" w:rsidRDefault="00004ABC">
      <w:pPr>
        <w:rPr>
          <w:color w:val="008080"/>
          <w:sz w:val="36"/>
          <w:szCs w:val="36"/>
        </w:rPr>
      </w:pPr>
      <w:r w:rsidRPr="00004ABC">
        <w:rPr>
          <w:color w:val="008080"/>
          <w:sz w:val="36"/>
          <w:szCs w:val="36"/>
        </w:rPr>
        <w:t>DFD [Data Flow Diagram]</w:t>
      </w:r>
    </w:p>
    <w:p w:rsidR="00004ABC" w:rsidRDefault="00004ABC">
      <w:pPr>
        <w:rPr>
          <w:color w:val="008080"/>
          <w:sz w:val="32"/>
          <w:szCs w:val="32"/>
        </w:rPr>
      </w:pPr>
      <w:r w:rsidRPr="00004ABC">
        <w:rPr>
          <w:color w:val="008080"/>
          <w:sz w:val="32"/>
          <w:szCs w:val="32"/>
        </w:rPr>
        <w:t>Data flow diagram symbol</w:t>
      </w:r>
    </w:p>
    <w:tbl>
      <w:tblPr>
        <w:tblW w:w="9330" w:type="dxa"/>
        <w:tblInd w:w="1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860"/>
        <w:gridCol w:w="7470"/>
      </w:tblGrid>
      <w:tr w:rsidR="00004ABC" w:rsidTr="00004ABC">
        <w:trPr>
          <w:trHeight w:val="555"/>
        </w:trPr>
        <w:tc>
          <w:tcPr>
            <w:tcW w:w="1860" w:type="dxa"/>
            <w:shd w:val="clear" w:color="auto" w:fill="008080"/>
          </w:tcPr>
          <w:p w:rsidR="00004ABC" w:rsidRPr="00004ABC" w:rsidRDefault="00004ABC" w:rsidP="00004ABC">
            <w:pPr>
              <w:ind w:left="-15"/>
              <w:rPr>
                <w:color w:val="000000" w:themeColor="text1"/>
                <w:sz w:val="32"/>
                <w:szCs w:val="32"/>
              </w:rPr>
            </w:pPr>
            <w:r w:rsidRPr="00004ABC">
              <w:rPr>
                <w:color w:val="008080"/>
                <w:sz w:val="32"/>
                <w:szCs w:val="32"/>
              </w:rPr>
              <w:br w:type="page"/>
            </w:r>
            <w:r>
              <w:rPr>
                <w:color w:val="008080"/>
                <w:sz w:val="32"/>
                <w:szCs w:val="32"/>
              </w:rPr>
              <w:t>s</w:t>
            </w:r>
            <w:r>
              <w:rPr>
                <w:color w:val="000000" w:themeColor="text1"/>
                <w:sz w:val="32"/>
                <w:szCs w:val="32"/>
              </w:rPr>
              <w:t>Symbol</w:t>
            </w:r>
          </w:p>
        </w:tc>
        <w:tc>
          <w:tcPr>
            <w:tcW w:w="7470" w:type="dxa"/>
            <w:shd w:val="clear" w:color="auto" w:fill="008080"/>
          </w:tcPr>
          <w:p w:rsidR="00004ABC" w:rsidRPr="00004ABC" w:rsidRDefault="00004ABC" w:rsidP="00004ABC">
            <w:pPr>
              <w:rPr>
                <w:color w:val="000000" w:themeColor="text1"/>
                <w:sz w:val="32"/>
                <w:szCs w:val="32"/>
              </w:rPr>
            </w:pPr>
            <w:r w:rsidRPr="00004ABC">
              <w:rPr>
                <w:color w:val="000000" w:themeColor="text1"/>
                <w:sz w:val="32"/>
                <w:szCs w:val="32"/>
              </w:rPr>
              <w:t>D</w:t>
            </w:r>
            <w:r>
              <w:rPr>
                <w:color w:val="000000" w:themeColor="text1"/>
                <w:sz w:val="32"/>
                <w:szCs w:val="32"/>
              </w:rPr>
              <w:t>escription</w:t>
            </w:r>
          </w:p>
        </w:tc>
      </w:tr>
      <w:tr w:rsidR="00004ABC" w:rsidTr="00004ABC">
        <w:trPr>
          <w:trHeight w:val="765"/>
        </w:trPr>
        <w:tc>
          <w:tcPr>
            <w:tcW w:w="1860" w:type="dxa"/>
          </w:tcPr>
          <w:p w:rsidR="00004ABC" w:rsidRPr="00004ABC" w:rsidRDefault="00DA53C2" w:rsidP="00004ABC">
            <w:pPr>
              <w:ind w:left="-15"/>
              <w:rPr>
                <w:color w:val="008080"/>
                <w:sz w:val="32"/>
                <w:szCs w:val="32"/>
              </w:rPr>
            </w:pPr>
            <w:r>
              <w:rPr>
                <w:noProof/>
                <w:color w:val="008080"/>
                <w:sz w:val="32"/>
                <w:szCs w:val="32"/>
                <w:lang w:bidi="hi-IN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84" type="#_x0000_t32" style="position:absolute;left:0;text-align:left;margin-left:9.6pt;margin-top:18.05pt;width:51.75pt;height:.75pt;flip:y;z-index:251717632;mso-position-horizontal-relative:text;mso-position-vertical-relative:text" o:connectortype="straight">
                  <v:stroke endarrow="block"/>
                </v:shape>
              </w:pict>
            </w:r>
          </w:p>
        </w:tc>
        <w:tc>
          <w:tcPr>
            <w:tcW w:w="7470" w:type="dxa"/>
          </w:tcPr>
          <w:p w:rsidR="00004ABC" w:rsidRPr="000952F4" w:rsidRDefault="00004ABC" w:rsidP="00D078B0">
            <w:pPr>
              <w:rPr>
                <w:sz w:val="28"/>
                <w:szCs w:val="28"/>
              </w:rPr>
            </w:pPr>
            <w:r w:rsidRPr="00302A77">
              <w:rPr>
                <w:b/>
                <w:bCs/>
                <w:sz w:val="28"/>
                <w:szCs w:val="28"/>
              </w:rPr>
              <w:t>Data Flow</w:t>
            </w:r>
            <w:r w:rsidRPr="000952F4">
              <w:rPr>
                <w:sz w:val="28"/>
                <w:szCs w:val="28"/>
              </w:rPr>
              <w:t xml:space="preserve"> – Data flow are pipelines through the packets of information</w:t>
            </w:r>
            <w:r w:rsidR="00302A77" w:rsidRPr="000952F4">
              <w:rPr>
                <w:sz w:val="28"/>
                <w:szCs w:val="28"/>
              </w:rPr>
              <w:t xml:space="preserve"> flow.</w:t>
            </w:r>
          </w:p>
        </w:tc>
      </w:tr>
      <w:tr w:rsidR="00004ABC" w:rsidTr="00004ABC">
        <w:trPr>
          <w:trHeight w:val="615"/>
        </w:trPr>
        <w:tc>
          <w:tcPr>
            <w:tcW w:w="1860" w:type="dxa"/>
          </w:tcPr>
          <w:p w:rsidR="00004ABC" w:rsidRPr="00004ABC" w:rsidRDefault="00DA53C2" w:rsidP="00004ABC">
            <w:pPr>
              <w:ind w:left="-15"/>
              <w:rPr>
                <w:color w:val="008080"/>
                <w:sz w:val="32"/>
                <w:szCs w:val="32"/>
              </w:rPr>
            </w:pPr>
            <w:r>
              <w:rPr>
                <w:noProof/>
                <w:color w:val="008080"/>
                <w:sz w:val="32"/>
                <w:szCs w:val="32"/>
                <w:lang w:bidi="hi-IN"/>
              </w:rPr>
              <w:pict>
                <v:oval id="_x0000_s1085" style="position:absolute;left:0;text-align:left;margin-left:10.35pt;margin-top:5.55pt;width:51pt;height:20.25pt;z-index:251718656;mso-position-horizontal-relative:text;mso-position-vertical-relative:text"/>
              </w:pict>
            </w:r>
          </w:p>
        </w:tc>
        <w:tc>
          <w:tcPr>
            <w:tcW w:w="7470" w:type="dxa"/>
          </w:tcPr>
          <w:p w:rsidR="00004ABC" w:rsidRPr="000952F4" w:rsidRDefault="00302A77" w:rsidP="00D078B0">
            <w:pPr>
              <w:rPr>
                <w:sz w:val="28"/>
                <w:szCs w:val="28"/>
              </w:rPr>
            </w:pPr>
            <w:r w:rsidRPr="00377451">
              <w:rPr>
                <w:b/>
                <w:bCs/>
                <w:sz w:val="28"/>
                <w:szCs w:val="28"/>
              </w:rPr>
              <w:t>Process</w:t>
            </w:r>
            <w:r w:rsidRPr="000952F4">
              <w:rPr>
                <w:sz w:val="28"/>
                <w:szCs w:val="28"/>
              </w:rPr>
              <w:t xml:space="preserve"> : A Process or task performed by the system.</w:t>
            </w:r>
          </w:p>
        </w:tc>
      </w:tr>
      <w:tr w:rsidR="00004ABC" w:rsidTr="00004ABC">
        <w:trPr>
          <w:trHeight w:val="630"/>
        </w:trPr>
        <w:tc>
          <w:tcPr>
            <w:tcW w:w="1860" w:type="dxa"/>
          </w:tcPr>
          <w:p w:rsidR="00004ABC" w:rsidRPr="00004ABC" w:rsidRDefault="00DA53C2" w:rsidP="00004ABC">
            <w:pPr>
              <w:ind w:left="-15"/>
              <w:rPr>
                <w:color w:val="008080"/>
                <w:sz w:val="32"/>
                <w:szCs w:val="32"/>
              </w:rPr>
            </w:pPr>
            <w:r>
              <w:rPr>
                <w:noProof/>
                <w:color w:val="008080"/>
                <w:sz w:val="32"/>
                <w:szCs w:val="32"/>
                <w:lang w:bidi="hi-IN"/>
              </w:rPr>
              <w:pict>
                <v:rect id="_x0000_s1086" style="position:absolute;left:0;text-align:left;margin-left:14.85pt;margin-top:7.1pt;width:46.5pt;height:20.25pt;z-index:251719680;mso-position-horizontal-relative:text;mso-position-vertical-relative:text"/>
              </w:pict>
            </w:r>
          </w:p>
        </w:tc>
        <w:tc>
          <w:tcPr>
            <w:tcW w:w="7470" w:type="dxa"/>
          </w:tcPr>
          <w:p w:rsidR="00302A77" w:rsidRPr="00302A77" w:rsidRDefault="00302A77" w:rsidP="00302A77">
            <w:pPr>
              <w:rPr>
                <w:sz w:val="28"/>
                <w:szCs w:val="28"/>
              </w:rPr>
            </w:pPr>
            <w:r w:rsidRPr="00377451">
              <w:rPr>
                <w:b/>
                <w:bCs/>
                <w:sz w:val="28"/>
                <w:szCs w:val="28"/>
              </w:rPr>
              <w:t>Entity</w:t>
            </w:r>
            <w:r w:rsidRPr="00302A77">
              <w:rPr>
                <w:sz w:val="28"/>
                <w:szCs w:val="28"/>
              </w:rPr>
              <w:t xml:space="preserve"> : Entity are object of the system. A source or destination data of a</w:t>
            </w:r>
          </w:p>
          <w:p w:rsidR="00004ABC" w:rsidRPr="000952F4" w:rsidRDefault="00302A77" w:rsidP="00302A77">
            <w:pPr>
              <w:rPr>
                <w:sz w:val="28"/>
                <w:szCs w:val="28"/>
              </w:rPr>
            </w:pPr>
            <w:r w:rsidRPr="00302A77">
              <w:rPr>
                <w:sz w:val="28"/>
                <w:szCs w:val="28"/>
              </w:rPr>
              <w:t>system.</w:t>
            </w:r>
          </w:p>
        </w:tc>
      </w:tr>
      <w:tr w:rsidR="00004ABC" w:rsidTr="00004ABC">
        <w:trPr>
          <w:trHeight w:val="645"/>
        </w:trPr>
        <w:tc>
          <w:tcPr>
            <w:tcW w:w="1860" w:type="dxa"/>
          </w:tcPr>
          <w:p w:rsidR="00004ABC" w:rsidRPr="00004ABC" w:rsidRDefault="00DA53C2" w:rsidP="00004ABC">
            <w:pPr>
              <w:ind w:left="-15"/>
              <w:rPr>
                <w:color w:val="008080"/>
                <w:sz w:val="32"/>
                <w:szCs w:val="32"/>
              </w:rPr>
            </w:pPr>
            <w:r>
              <w:rPr>
                <w:noProof/>
                <w:color w:val="008080"/>
                <w:sz w:val="32"/>
                <w:szCs w:val="32"/>
                <w:lang w:bidi="hi-IN"/>
              </w:rPr>
              <w:pict>
                <v:shape id="_x0000_s1088" type="#_x0000_t32" style="position:absolute;left:0;text-align:left;margin-left:19.35pt;margin-top:21.4pt;width:38.25pt;height:.75pt;flip:y;z-index:251721728;mso-position-horizontal-relative:text;mso-position-vertical-relative:text" o:connectortype="straight"/>
              </w:pict>
            </w:r>
            <w:r>
              <w:rPr>
                <w:noProof/>
                <w:color w:val="008080"/>
                <w:sz w:val="32"/>
                <w:szCs w:val="32"/>
                <w:lang w:bidi="hi-IN"/>
              </w:rPr>
              <w:pict>
                <v:shape id="_x0000_s1087" type="#_x0000_t32" style="position:absolute;left:0;text-align:left;margin-left:14.85pt;margin-top:5.65pt;width:42.75pt;height:.75pt;flip:y;z-index:251720704;mso-position-horizontal-relative:text;mso-position-vertical-relative:text" o:connectortype="straight"/>
              </w:pict>
            </w:r>
          </w:p>
        </w:tc>
        <w:tc>
          <w:tcPr>
            <w:tcW w:w="7470" w:type="dxa"/>
          </w:tcPr>
          <w:p w:rsidR="00004ABC" w:rsidRPr="000952F4" w:rsidRDefault="00302A77" w:rsidP="00D078B0">
            <w:pPr>
              <w:rPr>
                <w:sz w:val="28"/>
                <w:szCs w:val="28"/>
              </w:rPr>
            </w:pPr>
            <w:r w:rsidRPr="00377451">
              <w:rPr>
                <w:b/>
                <w:bCs/>
                <w:sz w:val="28"/>
                <w:szCs w:val="28"/>
              </w:rPr>
              <w:t>Data Store</w:t>
            </w:r>
            <w:r w:rsidRPr="00302A77">
              <w:rPr>
                <w:sz w:val="28"/>
                <w:szCs w:val="28"/>
              </w:rPr>
              <w:t xml:space="preserve"> : A place where data to be stored.</w:t>
            </w:r>
          </w:p>
        </w:tc>
      </w:tr>
    </w:tbl>
    <w:p w:rsidR="005F5673" w:rsidRDefault="005F5673" w:rsidP="005F5673">
      <w:pPr>
        <w:pStyle w:val="ListParagraph"/>
        <w:rPr>
          <w:b/>
          <w:bCs/>
          <w:color w:val="000000" w:themeColor="text1"/>
          <w:sz w:val="32"/>
          <w:szCs w:val="32"/>
        </w:rPr>
      </w:pPr>
    </w:p>
    <w:p w:rsidR="005F5673" w:rsidRPr="005F5673" w:rsidRDefault="005F5673" w:rsidP="005F5673">
      <w:pPr>
        <w:pStyle w:val="ListParagraph"/>
        <w:rPr>
          <w:b/>
          <w:bCs/>
          <w:color w:val="000000" w:themeColor="text1"/>
          <w:sz w:val="36"/>
          <w:szCs w:val="36"/>
        </w:rPr>
      </w:pPr>
    </w:p>
    <w:p w:rsidR="005F5673" w:rsidRDefault="00DA53C2" w:rsidP="005F5673">
      <w:pPr>
        <w:pStyle w:val="ListParagraph"/>
        <w:numPr>
          <w:ilvl w:val="0"/>
          <w:numId w:val="14"/>
        </w:numPr>
        <w:rPr>
          <w:b/>
          <w:bCs/>
          <w:color w:val="000000" w:themeColor="text1"/>
          <w:sz w:val="36"/>
          <w:szCs w:val="36"/>
        </w:rPr>
      </w:pPr>
      <w:r w:rsidRPr="00DA53C2">
        <w:rPr>
          <w:rFonts w:ascii="Calibri" w:hAnsi="Calibri" w:cs="Calibri"/>
          <w:b/>
          <w:bCs/>
          <w:noProof/>
          <w:color w:val="000000" w:themeColor="text1"/>
          <w:sz w:val="36"/>
          <w:szCs w:val="36"/>
          <w:lang w:bidi="hi-I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98" type="#_x0000_t202" style="position:absolute;left:0;text-align:left;margin-left:337.5pt;margin-top:80.65pt;width:89.25pt;height:27pt;z-index:251731968">
            <v:textbox>
              <w:txbxContent>
                <w:p w:rsidR="005F5673" w:rsidRPr="005F5673" w:rsidRDefault="005F5673">
                  <w:pPr>
                    <w:rPr>
                      <w:sz w:val="28"/>
                      <w:szCs w:val="28"/>
                    </w:rPr>
                  </w:pPr>
                  <w:r w:rsidRPr="005F5673">
                    <w:rPr>
                      <w:sz w:val="28"/>
                      <w:szCs w:val="28"/>
                    </w:rPr>
                    <w:t>Database</w:t>
                  </w:r>
                </w:p>
              </w:txbxContent>
            </v:textbox>
          </v:shape>
        </w:pict>
      </w:r>
      <w:r w:rsidRPr="00DA53C2">
        <w:rPr>
          <w:rFonts w:ascii="Calibri" w:hAnsi="Calibri" w:cs="Calibri"/>
          <w:b/>
          <w:bCs/>
          <w:noProof/>
          <w:color w:val="000000" w:themeColor="text1"/>
          <w:sz w:val="36"/>
          <w:szCs w:val="36"/>
          <w:lang w:bidi="hi-IN"/>
        </w:rPr>
        <w:pict>
          <v:shape id="_x0000_s1097" type="#_x0000_t32" style="position:absolute;left:0;text-align:left;margin-left:241.5pt;margin-top:112.15pt;width:74.25pt;height:0;flip:x;z-index:251730944" o:connectortype="straight" strokeweight="2.25pt">
            <v:stroke endarrow="block"/>
          </v:shape>
        </w:pict>
      </w:r>
      <w:r w:rsidRPr="00DA53C2">
        <w:rPr>
          <w:rFonts w:ascii="Calibri" w:hAnsi="Calibri" w:cs="Calibri"/>
          <w:b/>
          <w:bCs/>
          <w:noProof/>
          <w:color w:val="000000" w:themeColor="text1"/>
          <w:sz w:val="36"/>
          <w:szCs w:val="36"/>
          <w:lang w:bidi="hi-IN"/>
        </w:rPr>
        <w:pict>
          <v:shape id="_x0000_s1096" type="#_x0000_t32" style="position:absolute;left:0;text-align:left;margin-left:245.25pt;margin-top:81.4pt;width:70.5pt;height:0;z-index:251729920" o:connectortype="straight" strokeweight="2.25pt">
            <v:stroke endarrow="block"/>
          </v:shape>
        </w:pict>
      </w:r>
      <w:r w:rsidRPr="00DA53C2">
        <w:rPr>
          <w:rFonts w:ascii="Calibri" w:hAnsi="Calibri" w:cs="Calibri"/>
          <w:b/>
          <w:bCs/>
          <w:noProof/>
          <w:color w:val="000000" w:themeColor="text1"/>
          <w:sz w:val="36"/>
          <w:szCs w:val="36"/>
          <w:lang w:bidi="hi-IN"/>
        </w:rPr>
        <w:pict>
          <v:shape id="_x0000_s1095" type="#_x0000_t32" style="position:absolute;left:0;text-align:left;margin-left:90pt;margin-top:112.15pt;width:81.75pt;height:0;flip:x;z-index:251728896" o:connectortype="straight" strokeweight="2.25pt">
            <v:stroke endarrow="block"/>
          </v:shape>
        </w:pict>
      </w:r>
      <w:r w:rsidRPr="00DA53C2">
        <w:rPr>
          <w:rFonts w:ascii="Calibri" w:hAnsi="Calibri" w:cs="Calibri"/>
          <w:b/>
          <w:bCs/>
          <w:noProof/>
          <w:color w:val="000000" w:themeColor="text1"/>
          <w:sz w:val="36"/>
          <w:szCs w:val="36"/>
          <w:lang w:bidi="hi-IN"/>
        </w:rPr>
        <w:pict>
          <v:shape id="_x0000_s1094" type="#_x0000_t32" style="position:absolute;left:0;text-align:left;margin-left:90pt;margin-top:80.65pt;width:87pt;height:.75pt;flip:y;z-index:251727872" o:connectortype="straight" strokeweight="2.25pt">
            <v:stroke endarrow="block"/>
          </v:shape>
        </w:pict>
      </w:r>
      <w:r w:rsidRPr="00DA53C2">
        <w:rPr>
          <w:rFonts w:ascii="Calibri" w:hAnsi="Calibri" w:cs="Calibri"/>
          <w:b/>
          <w:bCs/>
          <w:noProof/>
          <w:color w:val="000000" w:themeColor="text1"/>
          <w:sz w:val="36"/>
          <w:szCs w:val="36"/>
          <w:lang w:bidi="hi-IN"/>
        </w:rPr>
        <w:pict>
          <v:shape id="_x0000_s1093" type="#_x0000_t32" style="position:absolute;left:0;text-align:left;margin-left:328.5pt;margin-top:63.4pt;width:107.25pt;height:0;z-index:251726848" o:connectortype="straight" strokeweight="2.25pt"/>
        </w:pict>
      </w:r>
      <w:r w:rsidRPr="00DA53C2">
        <w:rPr>
          <w:rFonts w:ascii="Calibri" w:hAnsi="Calibri" w:cs="Calibri"/>
          <w:b/>
          <w:bCs/>
          <w:noProof/>
          <w:color w:val="000000" w:themeColor="text1"/>
          <w:sz w:val="36"/>
          <w:szCs w:val="36"/>
          <w:lang w:bidi="hi-IN"/>
        </w:rPr>
        <w:pict>
          <v:oval id="_x0000_s1090" style="position:absolute;left:0;text-align:left;margin-left:171.75pt;margin-top:63.4pt;width:73.5pt;height:70.5pt;z-index:251723776" strokeweight="2.25pt">
            <v:textbox>
              <w:txbxContent>
                <w:p w:rsidR="005F5673" w:rsidRPr="005F5673" w:rsidRDefault="005F5673">
                  <w:pPr>
                    <w:rPr>
                      <w:sz w:val="28"/>
                      <w:szCs w:val="28"/>
                    </w:rPr>
                  </w:pPr>
                  <w:r w:rsidRPr="005F5673">
                    <w:rPr>
                      <w:sz w:val="28"/>
                      <w:szCs w:val="28"/>
                    </w:rPr>
                    <w:t>Login</w:t>
                  </w:r>
                </w:p>
              </w:txbxContent>
            </v:textbox>
          </v:oval>
        </w:pict>
      </w:r>
      <w:r w:rsidRPr="00DA53C2">
        <w:rPr>
          <w:rFonts w:ascii="Calibri" w:hAnsi="Calibri" w:cs="Calibri"/>
          <w:b/>
          <w:bCs/>
          <w:noProof/>
          <w:color w:val="000000" w:themeColor="text1"/>
          <w:sz w:val="36"/>
          <w:szCs w:val="36"/>
          <w:lang w:bidi="hi-IN"/>
        </w:rPr>
        <w:pict>
          <v:rect id="_x0000_s1089" style="position:absolute;left:0;text-align:left;margin-left:-21.75pt;margin-top:67.9pt;width:111.75pt;height:57.75pt;z-index:251722752" strokeweight="2.25pt">
            <v:textbox style="mso-next-textbox:#_x0000_s1089">
              <w:txbxContent>
                <w:p w:rsidR="005F5673" w:rsidRPr="005F5673" w:rsidRDefault="005F5673" w:rsidP="005F5673">
                  <w:pPr>
                    <w:jc w:val="center"/>
                    <w:rPr>
                      <w:sz w:val="28"/>
                      <w:szCs w:val="28"/>
                    </w:rPr>
                  </w:pPr>
                  <w:r w:rsidRPr="005F5673">
                    <w:rPr>
                      <w:sz w:val="28"/>
                      <w:szCs w:val="28"/>
                    </w:rPr>
                    <w:t>Admin</w:t>
                  </w:r>
                </w:p>
              </w:txbxContent>
            </v:textbox>
          </v:rect>
        </w:pict>
      </w:r>
      <w:r w:rsidRPr="00DA53C2">
        <w:rPr>
          <w:rFonts w:ascii="Calibri" w:hAnsi="Calibri" w:cs="Calibri"/>
          <w:b/>
          <w:bCs/>
          <w:noProof/>
          <w:color w:val="000000" w:themeColor="text1"/>
          <w:sz w:val="36"/>
          <w:szCs w:val="36"/>
          <w:lang w:bidi="hi-IN"/>
        </w:rPr>
        <w:pict>
          <v:shape id="_x0000_s1092" type="#_x0000_t32" style="position:absolute;left:0;text-align:left;margin-left:324pt;margin-top:121.9pt;width:116.25pt;height:0;z-index:251725824" o:connectortype="straight" strokeweight="2.25pt"/>
        </w:pict>
      </w:r>
      <w:r w:rsidRPr="00DA53C2">
        <w:rPr>
          <w:rFonts w:ascii="Calibri" w:hAnsi="Calibri" w:cs="Calibri"/>
          <w:b/>
          <w:bCs/>
          <w:noProof/>
          <w:color w:val="000000" w:themeColor="text1"/>
          <w:sz w:val="36"/>
          <w:szCs w:val="36"/>
          <w:lang w:bidi="hi-IN"/>
        </w:rPr>
        <w:pict>
          <v:shape id="_x0000_s1091" type="#_x0000_t32" style="position:absolute;left:0;text-align:left;margin-left:324pt;margin-top:63.4pt;width:111.75pt;height:0;z-index:251724800" o:connectortype="straight"/>
        </w:pict>
      </w:r>
      <w:r w:rsidR="0042480A">
        <w:rPr>
          <w:rFonts w:ascii="Calibri" w:hAnsi="Calibri" w:cs="Calibri"/>
          <w:b/>
          <w:bCs/>
          <w:color w:val="000000" w:themeColor="text1"/>
          <w:sz w:val="36"/>
          <w:szCs w:val="36"/>
        </w:rPr>
        <w:t xml:space="preserve"> </w:t>
      </w:r>
      <w:r w:rsidR="00377451" w:rsidRPr="00377451">
        <w:rPr>
          <w:rFonts w:ascii="Calibri" w:hAnsi="Calibri" w:cs="Calibri"/>
          <w:b/>
          <w:bCs/>
          <w:color w:val="000000" w:themeColor="text1"/>
          <w:sz w:val="36"/>
          <w:szCs w:val="36"/>
        </w:rPr>
        <w:t xml:space="preserve"> DFD (Context Diagram):</w:t>
      </w:r>
      <w:r w:rsidR="00004ABC" w:rsidRPr="00377451">
        <w:rPr>
          <w:b/>
          <w:bCs/>
          <w:color w:val="000000" w:themeColor="text1"/>
          <w:sz w:val="36"/>
          <w:szCs w:val="36"/>
        </w:rPr>
        <w:br w:type="page"/>
      </w:r>
    </w:p>
    <w:p w:rsidR="005F5673" w:rsidRPr="005F5673" w:rsidRDefault="005F5673" w:rsidP="00F3508F">
      <w:pPr>
        <w:rPr>
          <w:b/>
          <w:bCs/>
          <w:color w:val="000000" w:themeColor="text1"/>
          <w:sz w:val="36"/>
          <w:szCs w:val="36"/>
        </w:rPr>
      </w:pPr>
    </w:p>
    <w:p w:rsidR="00024713" w:rsidRPr="00210C35" w:rsidRDefault="00024713" w:rsidP="007F5D49">
      <w:pPr>
        <w:rPr>
          <w:b/>
          <w:bCs/>
          <w:color w:val="000000" w:themeColor="text1"/>
          <w:sz w:val="32"/>
          <w:szCs w:val="32"/>
        </w:rPr>
      </w:pPr>
    </w:p>
    <w:p w:rsidR="00983068" w:rsidRDefault="00DA53C2">
      <w:pPr>
        <w:rPr>
          <w:b/>
          <w:bCs/>
          <w:color w:val="008080"/>
          <w:sz w:val="36"/>
          <w:szCs w:val="36"/>
        </w:rPr>
      </w:pPr>
      <w:r>
        <w:rPr>
          <w:b/>
          <w:bCs/>
          <w:noProof/>
          <w:color w:val="008080"/>
          <w:sz w:val="36"/>
          <w:szCs w:val="36"/>
          <w:lang w:bidi="hi-IN"/>
        </w:rPr>
        <w:pict>
          <v:rect id="_x0000_s1026" style="position:absolute;margin-left:259.5pt;margin-top:21.35pt;width:171.75pt;height:448.15pt;z-index:251658240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</v:rect>
        </w:pict>
      </w:r>
      <w:r w:rsidR="00983068" w:rsidRPr="00983068">
        <w:rPr>
          <w:b/>
          <w:bCs/>
          <w:color w:val="008080"/>
          <w:sz w:val="36"/>
          <w:szCs w:val="36"/>
        </w:rPr>
        <w:t>Use Case Diagram</w:t>
      </w:r>
    </w:p>
    <w:p w:rsidR="00983068" w:rsidRDefault="00983068">
      <w:pPr>
        <w:rPr>
          <w:b/>
          <w:bCs/>
          <w:color w:val="008080"/>
          <w:sz w:val="36"/>
          <w:szCs w:val="36"/>
        </w:rPr>
      </w:pPr>
    </w:p>
    <w:p w:rsidR="00024713" w:rsidRDefault="00DA53C2">
      <w:pPr>
        <w:rPr>
          <w:b/>
          <w:bCs/>
          <w:color w:val="008080"/>
          <w:sz w:val="36"/>
          <w:szCs w:val="36"/>
        </w:rPr>
      </w:pPr>
      <w:r>
        <w:rPr>
          <w:b/>
          <w:bCs/>
          <w:noProof/>
          <w:color w:val="008080"/>
          <w:sz w:val="36"/>
          <w:szCs w:val="36"/>
          <w:lang w:bidi="hi-IN"/>
        </w:rPr>
        <w:pict>
          <v:shape id="_x0000_s1042" type="#_x0000_t202" style="position:absolute;margin-left:66pt;margin-top:164.95pt;width:75pt;height:29.05pt;z-index:251673600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 style="mso-next-textbox:#_x0000_s1042">
              <w:txbxContent>
                <w:p w:rsidR="00A45A11" w:rsidRPr="00A45A11" w:rsidRDefault="00A45A11" w:rsidP="001B75AD">
                  <w:pPr>
                    <w:jc w:val="center"/>
                    <w:rPr>
                      <w:b/>
                      <w:bCs/>
                      <w:color w:val="008080"/>
                      <w:sz w:val="32"/>
                      <w:szCs w:val="32"/>
                    </w:rPr>
                  </w:pPr>
                  <w:r w:rsidRPr="00A45A11">
                    <w:rPr>
                      <w:b/>
                      <w:bCs/>
                      <w:color w:val="008080"/>
                      <w:sz w:val="32"/>
                      <w:szCs w:val="32"/>
                    </w:rPr>
                    <w:t>admin</w:t>
                  </w:r>
                </w:p>
              </w:txbxContent>
            </v:textbox>
          </v:shape>
        </w:pict>
      </w:r>
      <w:r>
        <w:rPr>
          <w:b/>
          <w:bCs/>
          <w:noProof/>
          <w:color w:val="008080"/>
          <w:sz w:val="36"/>
          <w:szCs w:val="36"/>
          <w:lang w:bidi="hi-IN"/>
        </w:rPr>
        <w:pict>
          <v:rect id="_x0000_s1033" style="position:absolute;margin-left:291pt;margin-top:318.7pt;width:105.75pt;height:47.25pt;z-index:251665408" fillcolor="white [3201]" strokecolor="#4bacc6 [3208]" strokeweight="1pt">
            <v:stroke dashstyle="dash"/>
            <v:shadow color="#868686"/>
            <v:textbox>
              <w:txbxContent>
                <w:p w:rsidR="00A45A11" w:rsidRPr="00A45A11" w:rsidRDefault="00A45A11">
                  <w:pPr>
                    <w:rPr>
                      <w:sz w:val="28"/>
                      <w:szCs w:val="28"/>
                    </w:rPr>
                  </w:pPr>
                  <w:r w:rsidRPr="00A45A11">
                    <w:rPr>
                      <w:sz w:val="28"/>
                      <w:szCs w:val="28"/>
                    </w:rPr>
                    <w:t>Change Password</w:t>
                  </w:r>
                </w:p>
              </w:txbxContent>
            </v:textbox>
          </v:rect>
        </w:pict>
      </w:r>
      <w:r>
        <w:rPr>
          <w:b/>
          <w:bCs/>
          <w:noProof/>
          <w:color w:val="008080"/>
          <w:sz w:val="36"/>
          <w:szCs w:val="36"/>
          <w:lang w:bidi="hi-IN"/>
        </w:rPr>
        <w:pict>
          <v:rect id="_x0000_s1031" style="position:absolute;margin-left:291pt;margin-top:204.7pt;width:105.75pt;height:46.5pt;z-index:251663360" fillcolor="white [3201]" strokecolor="#4bacc6 [3208]" strokeweight="1pt">
            <v:stroke dashstyle="dash"/>
            <v:shadow color="#868686"/>
            <v:textbox>
              <w:txbxContent>
                <w:p w:rsidR="00A45A11" w:rsidRPr="00A45A11" w:rsidRDefault="00A45A11">
                  <w:pPr>
                    <w:rPr>
                      <w:sz w:val="28"/>
                      <w:szCs w:val="28"/>
                    </w:rPr>
                  </w:pPr>
                  <w:r w:rsidRPr="00A45A11">
                    <w:rPr>
                      <w:sz w:val="28"/>
                      <w:szCs w:val="28"/>
                    </w:rPr>
                    <w:t>Add Manufucturer</w:t>
                  </w:r>
                </w:p>
              </w:txbxContent>
            </v:textbox>
          </v:rect>
        </w:pict>
      </w:r>
      <w:r>
        <w:rPr>
          <w:b/>
          <w:bCs/>
          <w:noProof/>
          <w:color w:val="008080"/>
          <w:sz w:val="36"/>
          <w:szCs w:val="36"/>
          <w:lang w:bidi="hi-IN"/>
        </w:rPr>
        <w:pict>
          <v:rect id="_x0000_s1027" style="position:absolute;margin-left:291pt;margin-top:29.95pt;width:105.75pt;height:47.25pt;z-index:251659264" fillcolor="white [3201]" strokecolor="#4bacc6 [3208]" strokeweight="1pt">
            <v:stroke dashstyle="dash"/>
            <v:shadow color="#868686"/>
            <v:textbox>
              <w:txbxContent>
                <w:p w:rsidR="00A45A11" w:rsidRPr="00A45A11" w:rsidRDefault="00A45A1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Manage-</w:t>
                  </w:r>
                  <w:r w:rsidRPr="00A45A11">
                    <w:rPr>
                      <w:sz w:val="28"/>
                      <w:szCs w:val="28"/>
                    </w:rPr>
                    <w:t>Categories</w:t>
                  </w:r>
                </w:p>
              </w:txbxContent>
            </v:textbox>
          </v:rect>
        </w:pict>
      </w:r>
      <w:r>
        <w:rPr>
          <w:b/>
          <w:bCs/>
          <w:noProof/>
          <w:color w:val="008080"/>
          <w:sz w:val="36"/>
          <w:szCs w:val="36"/>
          <w:lang w:bidi="hi-IN"/>
        </w:rPr>
        <w:pict>
          <v:shape id="_x0000_s1040" type="#_x0000_t32" style="position:absolute;margin-left:145.5pt;margin-top:178.45pt;width:119.25pt;height:162pt;z-index:251672576" o:connectortype="straight">
            <v:stroke endarrow="block"/>
          </v:shape>
        </w:pict>
      </w:r>
      <w:r>
        <w:rPr>
          <w:b/>
          <w:bCs/>
          <w:noProof/>
          <w:color w:val="008080"/>
          <w:sz w:val="36"/>
          <w:szCs w:val="36"/>
          <w:lang w:bidi="hi-IN"/>
        </w:rPr>
        <w:pict>
          <v:shape id="_x0000_s1039" type="#_x0000_t32" style="position:absolute;margin-left:145.5pt;margin-top:178.45pt;width:119.25pt;height:100.5pt;z-index:251671552" o:connectortype="straight">
            <v:stroke endarrow="block"/>
          </v:shape>
        </w:pict>
      </w:r>
      <w:r>
        <w:rPr>
          <w:b/>
          <w:bCs/>
          <w:noProof/>
          <w:color w:val="008080"/>
          <w:sz w:val="36"/>
          <w:szCs w:val="36"/>
          <w:lang w:bidi="hi-IN"/>
        </w:rPr>
        <w:pict>
          <v:shape id="_x0000_s1038" type="#_x0000_t32" style="position:absolute;margin-left:145.5pt;margin-top:178.45pt;width:119.25pt;height:52.5pt;z-index:251670528" o:connectortype="straight">
            <v:stroke endarrow="block"/>
          </v:shape>
        </w:pict>
      </w:r>
      <w:r>
        <w:rPr>
          <w:b/>
          <w:bCs/>
          <w:noProof/>
          <w:color w:val="008080"/>
          <w:sz w:val="36"/>
          <w:szCs w:val="36"/>
          <w:lang w:bidi="hi-IN"/>
        </w:rPr>
        <w:pict>
          <v:shape id="_x0000_s1037" type="#_x0000_t32" style="position:absolute;margin-left:145.5pt;margin-top:170.95pt;width:119.25pt;height:7.5pt;flip:y;z-index:251669504" o:connectortype="straight">
            <v:stroke endarrow="block"/>
          </v:shape>
        </w:pict>
      </w:r>
      <w:r>
        <w:rPr>
          <w:b/>
          <w:bCs/>
          <w:noProof/>
          <w:color w:val="008080"/>
          <w:sz w:val="36"/>
          <w:szCs w:val="36"/>
          <w:lang w:bidi="hi-IN"/>
        </w:rPr>
        <w:pict>
          <v:shape id="_x0000_s1035" type="#_x0000_t32" style="position:absolute;margin-left:145.5pt;margin-top:52.45pt;width:119.25pt;height:126pt;flip:y;z-index:251667456" o:connectortype="straight">
            <v:stroke endarrow="block"/>
          </v:shape>
        </w:pict>
      </w:r>
      <w:r>
        <w:rPr>
          <w:b/>
          <w:bCs/>
          <w:noProof/>
          <w:color w:val="008080"/>
          <w:sz w:val="36"/>
          <w:szCs w:val="36"/>
          <w:lang w:bidi="hi-IN"/>
        </w:rPr>
        <w:pict>
          <v:shape id="_x0000_s1036" type="#_x0000_t32" style="position:absolute;margin-left:145.5pt;margin-top:109.45pt;width:119.25pt;height:69pt;flip:y;z-index:251668480" o:connectortype="straight">
            <v:stroke endarrow="block"/>
          </v:shape>
        </w:pict>
      </w:r>
      <w:r>
        <w:rPr>
          <w:b/>
          <w:bCs/>
          <w:noProof/>
          <w:color w:val="008080"/>
          <w:sz w:val="36"/>
          <w:szCs w:val="36"/>
          <w:lang w:bidi="hi-IN"/>
        </w:rPr>
        <w:pict>
          <v:rect id="_x0000_s1032" style="position:absolute;margin-left:291pt;margin-top:261.7pt;width:105.75pt;height:39.75pt;z-index:251664384" fillcolor="white [3201]" strokecolor="#4bacc6 [3208]" strokeweight="1pt">
            <v:stroke dashstyle="dash"/>
            <v:shadow color="#868686"/>
            <v:textbox>
              <w:txbxContent>
                <w:p w:rsidR="00A45A11" w:rsidRPr="00A45A11" w:rsidRDefault="00A45A11">
                  <w:pPr>
                    <w:rPr>
                      <w:sz w:val="28"/>
                      <w:szCs w:val="28"/>
                    </w:rPr>
                  </w:pPr>
                  <w:r w:rsidRPr="00A45A11">
                    <w:rPr>
                      <w:sz w:val="28"/>
                      <w:szCs w:val="28"/>
                    </w:rPr>
                    <w:t>Manage Area</w:t>
                  </w:r>
                </w:p>
              </w:txbxContent>
            </v:textbox>
          </v:rect>
        </w:pict>
      </w:r>
      <w:r>
        <w:rPr>
          <w:b/>
          <w:bCs/>
          <w:noProof/>
          <w:color w:val="008080"/>
          <w:sz w:val="36"/>
          <w:szCs w:val="36"/>
          <w:lang w:bidi="hi-IN"/>
        </w:rPr>
        <w:pict>
          <v:rect id="_x0000_s1030" style="position:absolute;margin-left:291pt;margin-top:86.95pt;width:105.75pt;height:39.75pt;z-index:251662336" fillcolor="white [3201]" strokecolor="#4bacc6 [3208]" strokeweight="1pt">
            <v:stroke dashstyle="dash"/>
            <v:shadow color="#868686"/>
            <v:textbox>
              <w:txbxContent>
                <w:p w:rsidR="00A45A11" w:rsidRPr="00A45A11" w:rsidRDefault="00A45A11">
                  <w:pPr>
                    <w:rPr>
                      <w:sz w:val="28"/>
                      <w:szCs w:val="28"/>
                    </w:rPr>
                  </w:pPr>
                  <w:r w:rsidRPr="00A45A11">
                    <w:rPr>
                      <w:sz w:val="28"/>
                      <w:szCs w:val="28"/>
                    </w:rPr>
                    <w:t>Manage Unit</w:t>
                  </w:r>
                </w:p>
              </w:txbxContent>
            </v:textbox>
          </v:rect>
        </w:pict>
      </w:r>
      <w:r>
        <w:rPr>
          <w:b/>
          <w:bCs/>
          <w:noProof/>
          <w:color w:val="008080"/>
          <w:sz w:val="36"/>
          <w:szCs w:val="36"/>
          <w:lang w:bidi="hi-IN"/>
        </w:rPr>
        <w:pict>
          <v:rect id="_x0000_s1029" style="position:absolute;margin-left:291pt;margin-top:147.7pt;width:105.75pt;height:39.75pt;z-index:251661312" fillcolor="white [3201]" strokecolor="#4bacc6 [3208]" strokeweight="1pt">
            <v:stroke dashstyle="dash"/>
            <v:shadow color="#868686"/>
            <v:textbox>
              <w:txbxContent>
                <w:p w:rsidR="00A45A11" w:rsidRPr="00A45A11" w:rsidRDefault="00A45A11">
                  <w:pPr>
                    <w:rPr>
                      <w:sz w:val="28"/>
                      <w:szCs w:val="28"/>
                    </w:rPr>
                  </w:pPr>
                  <w:r w:rsidRPr="00A45A11">
                    <w:rPr>
                      <w:sz w:val="28"/>
                      <w:szCs w:val="28"/>
                    </w:rPr>
                    <w:t>Add Product</w:t>
                  </w:r>
                </w:p>
              </w:txbxContent>
            </v:textbox>
          </v:rect>
        </w:pict>
      </w:r>
      <w:r w:rsidR="00024713" w:rsidRPr="00983068">
        <w:rPr>
          <w:b/>
          <w:bCs/>
          <w:color w:val="008080"/>
          <w:sz w:val="36"/>
          <w:szCs w:val="36"/>
        </w:rPr>
        <w:br w:type="page"/>
      </w:r>
    </w:p>
    <w:p w:rsidR="00CC0A13" w:rsidRDefault="00CC0A13" w:rsidP="00CC0A13">
      <w:pPr>
        <w:rPr>
          <w:b/>
          <w:bCs/>
          <w:color w:val="008080"/>
          <w:sz w:val="36"/>
          <w:szCs w:val="36"/>
        </w:rPr>
      </w:pPr>
      <w:r w:rsidRPr="00983068">
        <w:rPr>
          <w:b/>
          <w:bCs/>
          <w:color w:val="008080"/>
          <w:sz w:val="36"/>
          <w:szCs w:val="36"/>
        </w:rPr>
        <w:lastRenderedPageBreak/>
        <w:t>Use Case Diagram</w:t>
      </w:r>
    </w:p>
    <w:p w:rsidR="00CC0A13" w:rsidRDefault="00CC0A13">
      <w:pPr>
        <w:rPr>
          <w:b/>
          <w:bCs/>
          <w:color w:val="008080"/>
          <w:sz w:val="36"/>
          <w:szCs w:val="36"/>
        </w:rPr>
      </w:pPr>
    </w:p>
    <w:p w:rsidR="00CC0A13" w:rsidRPr="00983068" w:rsidRDefault="00CC0A13">
      <w:pPr>
        <w:rPr>
          <w:b/>
          <w:bCs/>
          <w:color w:val="008080"/>
          <w:sz w:val="36"/>
          <w:szCs w:val="36"/>
        </w:rPr>
      </w:pPr>
    </w:p>
    <w:p w:rsidR="00024713" w:rsidRDefault="00024713" w:rsidP="007F5D49">
      <w:pPr>
        <w:rPr>
          <w:b/>
          <w:bCs/>
          <w:sz w:val="28"/>
          <w:szCs w:val="28"/>
        </w:rPr>
      </w:pPr>
    </w:p>
    <w:p w:rsidR="00024713" w:rsidRDefault="00DA53C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i-IN"/>
        </w:rPr>
        <w:pict>
          <v:rect id="_x0000_s1044" style="position:absolute;margin-left:300.75pt;margin-top:76.05pt;width:127.5pt;height:52.5pt;z-index:251675648" fillcolor="white [3201]" strokecolor="#4bacc6 [3208]" strokeweight="1pt">
            <v:stroke dashstyle="dash"/>
            <v:shadow color="#868686"/>
            <v:textbox>
              <w:txbxContent>
                <w:p w:rsidR="00396922" w:rsidRPr="00396922" w:rsidRDefault="00396922">
                  <w:pPr>
                    <w:rPr>
                      <w:sz w:val="28"/>
                      <w:szCs w:val="28"/>
                    </w:rPr>
                  </w:pPr>
                  <w:r w:rsidRPr="00396922">
                    <w:rPr>
                      <w:sz w:val="28"/>
                      <w:szCs w:val="28"/>
                    </w:rPr>
                    <w:t>Profile</w:t>
                  </w:r>
                </w:p>
              </w:txbxContent>
            </v:textbox>
          </v:rect>
        </w:pict>
      </w:r>
      <w:r>
        <w:rPr>
          <w:b/>
          <w:bCs/>
          <w:noProof/>
          <w:sz w:val="28"/>
          <w:szCs w:val="28"/>
          <w:lang w:bidi="hi-IN"/>
        </w:rPr>
        <w:pict>
          <v:rect id="_x0000_s1049" style="position:absolute;margin-left:65.25pt;margin-top:214.8pt;width:98.25pt;height:28.5pt;z-index:251680768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>
              <w:txbxContent>
                <w:p w:rsidR="00396922" w:rsidRPr="00396922" w:rsidRDefault="00396922">
                  <w:pPr>
                    <w:rPr>
                      <w:sz w:val="32"/>
                      <w:szCs w:val="32"/>
                    </w:rPr>
                  </w:pPr>
                  <w:r w:rsidRPr="00396922">
                    <w:rPr>
                      <w:b/>
                      <w:bCs/>
                      <w:color w:val="008080"/>
                      <w:sz w:val="32"/>
                      <w:szCs w:val="32"/>
                    </w:rPr>
                    <w:t>Manufactur</w:t>
                  </w:r>
                  <w:r>
                    <w:rPr>
                      <w:b/>
                      <w:bCs/>
                      <w:color w:val="008080"/>
                      <w:sz w:val="32"/>
                      <w:szCs w:val="32"/>
                    </w:rPr>
                    <w:t>er</w:t>
                  </w:r>
                  <w:r>
                    <w:rPr>
                      <w:sz w:val="32"/>
                      <w:szCs w:val="32"/>
                    </w:rPr>
                    <w:t>er</w:t>
                  </w:r>
                  <w:r w:rsidRPr="00396922">
                    <w:rPr>
                      <w:sz w:val="32"/>
                      <w:szCs w:val="32"/>
                    </w:rPr>
                    <w:t>e</w:t>
                  </w:r>
                </w:p>
              </w:txbxContent>
            </v:textbox>
          </v:rect>
        </w:pict>
      </w:r>
      <w:r>
        <w:rPr>
          <w:b/>
          <w:bCs/>
          <w:noProof/>
          <w:sz w:val="28"/>
          <w:szCs w:val="28"/>
          <w:lang w:bidi="hi-IN"/>
        </w:rPr>
        <w:pict>
          <v:shape id="_x0000_s1054" type="#_x0000_t32" style="position:absolute;margin-left:163.5pt;margin-top:226.8pt;width:120pt;height:188.25pt;z-index:251685888" o:connectortype="straight">
            <v:stroke endarrow="block"/>
          </v:shape>
        </w:pict>
      </w:r>
      <w:r>
        <w:rPr>
          <w:b/>
          <w:bCs/>
          <w:noProof/>
          <w:sz w:val="28"/>
          <w:szCs w:val="28"/>
          <w:lang w:bidi="hi-IN"/>
        </w:rPr>
        <w:pict>
          <v:shape id="_x0000_s1053" type="#_x0000_t32" style="position:absolute;margin-left:163.5pt;margin-top:226.8pt;width:120pt;height:124.5pt;z-index:251684864" o:connectortype="straight">
            <v:stroke endarrow="block"/>
          </v:shape>
        </w:pict>
      </w:r>
      <w:r>
        <w:rPr>
          <w:b/>
          <w:bCs/>
          <w:noProof/>
          <w:sz w:val="28"/>
          <w:szCs w:val="28"/>
          <w:lang w:bidi="hi-IN"/>
        </w:rPr>
        <w:pict>
          <v:shape id="_x0000_s1052" type="#_x0000_t32" style="position:absolute;margin-left:163.5pt;margin-top:226.8pt;width:120pt;height:42pt;z-index:251683840" o:connectortype="straight">
            <v:stroke endarrow="block"/>
          </v:shape>
        </w:pict>
      </w:r>
      <w:r>
        <w:rPr>
          <w:b/>
          <w:bCs/>
          <w:noProof/>
          <w:sz w:val="28"/>
          <w:szCs w:val="28"/>
          <w:lang w:bidi="hi-IN"/>
        </w:rPr>
        <w:pict>
          <v:shape id="_x0000_s1051" type="#_x0000_t32" style="position:absolute;margin-left:163.5pt;margin-top:179.55pt;width:120pt;height:47.25pt;flip:y;z-index:251682816" o:connectortype="straight">
            <v:stroke endarrow="block"/>
          </v:shape>
        </w:pict>
      </w:r>
      <w:r>
        <w:rPr>
          <w:b/>
          <w:bCs/>
          <w:noProof/>
          <w:sz w:val="28"/>
          <w:szCs w:val="28"/>
          <w:lang w:bidi="hi-IN"/>
        </w:rPr>
        <w:pict>
          <v:shape id="_x0000_s1050" type="#_x0000_t32" style="position:absolute;margin-left:163.5pt;margin-top:101.55pt;width:120pt;height:125.25pt;flip:y;z-index:251681792" o:connectortype="straight">
            <v:stroke endarrow="block"/>
          </v:shape>
        </w:pict>
      </w:r>
      <w:r>
        <w:rPr>
          <w:b/>
          <w:bCs/>
          <w:noProof/>
          <w:sz w:val="28"/>
          <w:szCs w:val="28"/>
          <w:lang w:bidi="hi-IN"/>
        </w:rPr>
        <w:pict>
          <v:rect id="_x0000_s1043" style="position:absolute;margin-left:283.5pt;margin-top:39.3pt;width:163.5pt;height:456.75pt;z-index:251674624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</v:rect>
        </w:pict>
      </w:r>
      <w:r>
        <w:rPr>
          <w:b/>
          <w:bCs/>
          <w:noProof/>
          <w:sz w:val="28"/>
          <w:szCs w:val="28"/>
          <w:lang w:bidi="hi-IN"/>
        </w:rPr>
        <w:pict>
          <v:rect id="_x0000_s1048" style="position:absolute;margin-left:300.75pt;margin-top:395.55pt;width:127.5pt;height:57.75pt;z-index:251679744" fillcolor="white [3201]" strokecolor="#4bacc6 [3208]" strokeweight="1pt">
            <v:stroke dashstyle="dash"/>
            <v:shadow color="#868686"/>
            <v:textbox>
              <w:txbxContent>
                <w:p w:rsidR="00396922" w:rsidRDefault="00396922">
                  <w:r>
                    <w:t>Manage Category</w:t>
                  </w:r>
                </w:p>
              </w:txbxContent>
            </v:textbox>
          </v:rect>
        </w:pict>
      </w:r>
      <w:r>
        <w:rPr>
          <w:b/>
          <w:bCs/>
          <w:noProof/>
          <w:sz w:val="28"/>
          <w:szCs w:val="28"/>
          <w:lang w:bidi="hi-IN"/>
        </w:rPr>
        <w:pict>
          <v:rect id="_x0000_s1047" style="position:absolute;margin-left:300.75pt;margin-top:317.55pt;width:127.5pt;height:57.75pt;z-index:251678720" fillcolor="white [3201]" strokecolor="#4bacc6 [3208]" strokeweight="1pt">
            <v:stroke dashstyle="dash"/>
            <v:shadow color="#868686"/>
            <v:textbox>
              <w:txbxContent>
                <w:p w:rsidR="00396922" w:rsidRDefault="00396922">
                  <w:r>
                    <w:t>Manage Unit</w:t>
                  </w:r>
                </w:p>
              </w:txbxContent>
            </v:textbox>
          </v:rect>
        </w:pict>
      </w:r>
      <w:r>
        <w:rPr>
          <w:b/>
          <w:bCs/>
          <w:noProof/>
          <w:sz w:val="28"/>
          <w:szCs w:val="28"/>
          <w:lang w:bidi="hi-IN"/>
        </w:rPr>
        <w:pict>
          <v:rect id="_x0000_s1046" style="position:absolute;margin-left:300.75pt;margin-top:238.05pt;width:127.5pt;height:57.75pt;z-index:251677696" fillcolor="white [3201]" strokecolor="#4bacc6 [3208]" strokeweight="1pt">
            <v:stroke dashstyle="dash"/>
            <v:shadow color="#868686"/>
            <v:textbox>
              <w:txbxContent>
                <w:p w:rsidR="00396922" w:rsidRDefault="00396922">
                  <w:r>
                    <w:t>Add Product</w:t>
                  </w:r>
                </w:p>
              </w:txbxContent>
            </v:textbox>
          </v:rect>
        </w:pict>
      </w:r>
      <w:r>
        <w:rPr>
          <w:b/>
          <w:bCs/>
          <w:noProof/>
          <w:sz w:val="28"/>
          <w:szCs w:val="28"/>
          <w:lang w:bidi="hi-IN"/>
        </w:rPr>
        <w:pict>
          <v:rect id="_x0000_s1045" style="position:absolute;margin-left:300.75pt;margin-top:157.05pt;width:127.5pt;height:57.75pt;z-index:251676672" fillcolor="white [3201]" strokecolor="#4bacc6 [3208]" strokeweight="1pt">
            <v:stroke dashstyle="dash"/>
            <v:shadow color="#868686"/>
            <v:textbox>
              <w:txbxContent>
                <w:p w:rsidR="00396922" w:rsidRDefault="00396922">
                  <w:r>
                    <w:t>Add Distributor</w:t>
                  </w:r>
                </w:p>
              </w:txbxContent>
            </v:textbox>
          </v:rect>
        </w:pict>
      </w:r>
      <w:r w:rsidR="00024713">
        <w:rPr>
          <w:b/>
          <w:bCs/>
          <w:sz w:val="28"/>
          <w:szCs w:val="28"/>
        </w:rPr>
        <w:br w:type="page"/>
      </w:r>
    </w:p>
    <w:p w:rsidR="00024713" w:rsidRDefault="00024713" w:rsidP="007F5D49">
      <w:pPr>
        <w:rPr>
          <w:b/>
          <w:bCs/>
          <w:sz w:val="28"/>
          <w:szCs w:val="28"/>
        </w:rPr>
      </w:pPr>
    </w:p>
    <w:p w:rsidR="00CC0A13" w:rsidRDefault="00CC0A13" w:rsidP="00CC0A13">
      <w:pPr>
        <w:rPr>
          <w:b/>
          <w:bCs/>
          <w:color w:val="008080"/>
          <w:sz w:val="36"/>
          <w:szCs w:val="36"/>
        </w:rPr>
      </w:pPr>
      <w:r w:rsidRPr="00983068">
        <w:rPr>
          <w:b/>
          <w:bCs/>
          <w:color w:val="008080"/>
          <w:sz w:val="36"/>
          <w:szCs w:val="36"/>
        </w:rPr>
        <w:t>Use Case Diagram</w:t>
      </w:r>
    </w:p>
    <w:p w:rsidR="00CC0A13" w:rsidRDefault="00DA53C2" w:rsidP="00CC0A13">
      <w:pPr>
        <w:rPr>
          <w:b/>
          <w:bCs/>
          <w:color w:val="008080"/>
          <w:sz w:val="36"/>
          <w:szCs w:val="36"/>
        </w:rPr>
      </w:pPr>
      <w:r w:rsidRPr="00DA53C2">
        <w:rPr>
          <w:b/>
          <w:bCs/>
          <w:noProof/>
          <w:sz w:val="28"/>
          <w:szCs w:val="28"/>
          <w:lang w:bidi="hi-IN"/>
        </w:rPr>
        <w:pict>
          <v:rect id="_x0000_s1062" style="position:absolute;margin-left:81pt;margin-top:265.1pt;width:90pt;height:30pt;z-index:251694080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>
              <w:txbxContent>
                <w:p w:rsidR="000C1EDA" w:rsidRPr="000C1EDA" w:rsidRDefault="000C1EDA">
                  <w:pPr>
                    <w:rPr>
                      <w:b/>
                      <w:bCs/>
                      <w:color w:val="008080"/>
                      <w:sz w:val="32"/>
                      <w:szCs w:val="32"/>
                    </w:rPr>
                  </w:pPr>
                  <w:r w:rsidRPr="000C1EDA">
                    <w:rPr>
                      <w:b/>
                      <w:bCs/>
                      <w:color w:val="008080"/>
                      <w:sz w:val="32"/>
                      <w:szCs w:val="32"/>
                    </w:rPr>
                    <w:t>Distributo</w:t>
                  </w:r>
                  <w:r>
                    <w:rPr>
                      <w:b/>
                      <w:bCs/>
                      <w:color w:val="008080"/>
                      <w:sz w:val="32"/>
                      <w:szCs w:val="32"/>
                    </w:rPr>
                    <w:t>r</w:t>
                  </w:r>
                  <w:r w:rsidRPr="000C1EDA">
                    <w:rPr>
                      <w:b/>
                      <w:bCs/>
                      <w:color w:val="008080"/>
                      <w:sz w:val="32"/>
                      <w:szCs w:val="32"/>
                    </w:rPr>
                    <w:t>r</w:t>
                  </w:r>
                </w:p>
              </w:txbxContent>
            </v:textbox>
          </v:rect>
        </w:pict>
      </w:r>
      <w:r w:rsidRPr="00DA53C2">
        <w:rPr>
          <w:b/>
          <w:bCs/>
          <w:noProof/>
          <w:sz w:val="28"/>
          <w:szCs w:val="28"/>
          <w:lang w:bidi="hi-IN"/>
        </w:rPr>
        <w:pict>
          <v:shape id="_x0000_s1068" type="#_x0000_t32" style="position:absolute;margin-left:171pt;margin-top:271.85pt;width:121.5pt;height:198pt;z-index:251700224" o:connectortype="straight">
            <v:stroke endarrow="block"/>
          </v:shape>
        </w:pict>
      </w:r>
      <w:r w:rsidRPr="00DA53C2">
        <w:rPr>
          <w:b/>
          <w:bCs/>
          <w:noProof/>
          <w:sz w:val="28"/>
          <w:szCs w:val="28"/>
          <w:lang w:bidi="hi-IN"/>
        </w:rPr>
        <w:pict>
          <v:shape id="_x0000_s1067" type="#_x0000_t32" style="position:absolute;margin-left:171pt;margin-top:271.85pt;width:121.5pt;height:120pt;z-index:251699200" o:connectortype="straight">
            <v:stroke endarrow="block"/>
          </v:shape>
        </w:pict>
      </w:r>
      <w:r w:rsidRPr="00DA53C2">
        <w:rPr>
          <w:b/>
          <w:bCs/>
          <w:noProof/>
          <w:sz w:val="28"/>
          <w:szCs w:val="28"/>
          <w:lang w:bidi="hi-IN"/>
        </w:rPr>
        <w:pict>
          <v:shape id="_x0000_s1066" type="#_x0000_t32" style="position:absolute;margin-left:171pt;margin-top:271.85pt;width:121.5pt;height:60.75pt;z-index:251698176" o:connectortype="straight">
            <v:stroke endarrow="block"/>
          </v:shape>
        </w:pict>
      </w:r>
      <w:r w:rsidRPr="00DA53C2">
        <w:rPr>
          <w:b/>
          <w:bCs/>
          <w:noProof/>
          <w:sz w:val="28"/>
          <w:szCs w:val="28"/>
          <w:lang w:bidi="hi-IN"/>
        </w:rPr>
        <w:pict>
          <v:shape id="_x0000_s1065" type="#_x0000_t32" style="position:absolute;margin-left:171pt;margin-top:265.1pt;width:121.5pt;height:6.75pt;flip:y;z-index:251697152" o:connectortype="straight">
            <v:stroke endarrow="block"/>
          </v:shape>
        </w:pict>
      </w:r>
      <w:r w:rsidRPr="00DA53C2">
        <w:rPr>
          <w:b/>
          <w:bCs/>
          <w:noProof/>
          <w:sz w:val="28"/>
          <w:szCs w:val="28"/>
          <w:lang w:bidi="hi-IN"/>
        </w:rPr>
        <w:pict>
          <v:shape id="_x0000_s1064" type="#_x0000_t32" style="position:absolute;margin-left:171pt;margin-top:197.6pt;width:121.5pt;height:74.25pt;flip:y;z-index:251696128" o:connectortype="straight">
            <v:stroke endarrow="block"/>
          </v:shape>
        </w:pict>
      </w:r>
      <w:r w:rsidRPr="00DA53C2">
        <w:rPr>
          <w:b/>
          <w:bCs/>
          <w:noProof/>
          <w:sz w:val="28"/>
          <w:szCs w:val="28"/>
          <w:lang w:bidi="hi-IN"/>
        </w:rPr>
        <w:pict>
          <v:shape id="_x0000_s1063" type="#_x0000_t32" style="position:absolute;margin-left:171pt;margin-top:130.1pt;width:121.5pt;height:135pt;flip:y;z-index:251695104" o:connectortype="straight">
            <v:stroke endarrow="block"/>
          </v:shape>
        </w:pict>
      </w:r>
      <w:r w:rsidRPr="00DA53C2">
        <w:rPr>
          <w:b/>
          <w:bCs/>
          <w:noProof/>
          <w:sz w:val="28"/>
          <w:szCs w:val="28"/>
          <w:lang w:bidi="hi-IN"/>
        </w:rPr>
        <w:pict>
          <v:rect id="_x0000_s1061" style="position:absolute;margin-left:318.75pt;margin-top:445.85pt;width:105pt;height:45pt;z-index:251693056" fillcolor="white [3201]" strokecolor="#4bacc6 [3208]" strokeweight="1pt">
            <v:stroke dashstyle="dash"/>
            <v:shadow color="#868686"/>
            <v:textbox>
              <w:txbxContent>
                <w:p w:rsidR="000C1EDA" w:rsidRPr="00814509" w:rsidRDefault="000C1EDA">
                  <w:pPr>
                    <w:rPr>
                      <w:sz w:val="28"/>
                      <w:szCs w:val="28"/>
                    </w:rPr>
                  </w:pPr>
                  <w:r w:rsidRPr="00814509">
                    <w:rPr>
                      <w:sz w:val="28"/>
                      <w:szCs w:val="28"/>
                    </w:rPr>
                    <w:t>Manage Category</w:t>
                  </w:r>
                </w:p>
              </w:txbxContent>
            </v:textbox>
          </v:rect>
        </w:pict>
      </w:r>
      <w:r w:rsidRPr="00DA53C2">
        <w:rPr>
          <w:b/>
          <w:bCs/>
          <w:noProof/>
          <w:sz w:val="28"/>
          <w:szCs w:val="28"/>
          <w:lang w:bidi="hi-IN"/>
        </w:rPr>
        <w:pict>
          <v:rect id="_x0000_s1060" style="position:absolute;margin-left:318.75pt;margin-top:375.35pt;width:105pt;height:45pt;z-index:251692032" fillcolor="white [3201]" strokecolor="#4bacc6 [3208]" strokeweight="1pt">
            <v:stroke dashstyle="dash"/>
            <v:shadow color="#868686"/>
            <v:textbox>
              <w:txbxContent>
                <w:p w:rsidR="000C1EDA" w:rsidRPr="00814509" w:rsidRDefault="000C1EDA">
                  <w:pPr>
                    <w:rPr>
                      <w:sz w:val="28"/>
                      <w:szCs w:val="28"/>
                    </w:rPr>
                  </w:pPr>
                  <w:r w:rsidRPr="00814509">
                    <w:rPr>
                      <w:sz w:val="28"/>
                      <w:szCs w:val="28"/>
                    </w:rPr>
                    <w:t>Manage Unit</w:t>
                  </w:r>
                </w:p>
              </w:txbxContent>
            </v:textbox>
          </v:rect>
        </w:pict>
      </w:r>
      <w:r w:rsidRPr="00DA53C2">
        <w:rPr>
          <w:b/>
          <w:bCs/>
          <w:noProof/>
          <w:sz w:val="28"/>
          <w:szCs w:val="28"/>
          <w:lang w:bidi="hi-IN"/>
        </w:rPr>
        <w:pict>
          <v:rect id="_x0000_s1059" style="position:absolute;margin-left:318.75pt;margin-top:309.35pt;width:105pt;height:45pt;z-index:251691008" fillcolor="white [3201]" strokecolor="#4bacc6 [3208]" strokeweight="1pt">
            <v:stroke dashstyle="dash"/>
            <v:shadow color="#868686"/>
            <v:textbox>
              <w:txbxContent>
                <w:p w:rsidR="000C1EDA" w:rsidRPr="00814509" w:rsidRDefault="000C1EDA">
                  <w:pPr>
                    <w:rPr>
                      <w:sz w:val="28"/>
                      <w:szCs w:val="28"/>
                    </w:rPr>
                  </w:pPr>
                  <w:r w:rsidRPr="00814509">
                    <w:rPr>
                      <w:sz w:val="28"/>
                      <w:szCs w:val="28"/>
                    </w:rPr>
                    <w:t>Manage Stock</w:t>
                  </w:r>
                </w:p>
              </w:txbxContent>
            </v:textbox>
          </v:rect>
        </w:pict>
      </w:r>
      <w:r w:rsidRPr="00DA53C2">
        <w:rPr>
          <w:b/>
          <w:bCs/>
          <w:noProof/>
          <w:sz w:val="28"/>
          <w:szCs w:val="28"/>
          <w:lang w:bidi="hi-IN"/>
        </w:rPr>
        <w:pict>
          <v:rect id="_x0000_s1058" style="position:absolute;margin-left:318.75pt;margin-top:240.35pt;width:105pt;height:45pt;z-index:251689984" fillcolor="white [3201]" strokecolor="#4bacc6 [3208]" strokeweight="1pt">
            <v:stroke dashstyle="dash"/>
            <v:shadow color="#868686"/>
            <v:textbox>
              <w:txbxContent>
                <w:p w:rsidR="000C1EDA" w:rsidRPr="00814509" w:rsidRDefault="000C1EDA">
                  <w:pPr>
                    <w:rPr>
                      <w:sz w:val="28"/>
                      <w:szCs w:val="28"/>
                    </w:rPr>
                  </w:pPr>
                  <w:r w:rsidRPr="00814509">
                    <w:rPr>
                      <w:sz w:val="28"/>
                      <w:szCs w:val="28"/>
                    </w:rPr>
                    <w:t>Add Product</w:t>
                  </w:r>
                </w:p>
              </w:txbxContent>
            </v:textbox>
          </v:rect>
        </w:pict>
      </w:r>
      <w:r w:rsidRPr="00DA53C2">
        <w:rPr>
          <w:b/>
          <w:bCs/>
          <w:noProof/>
          <w:sz w:val="28"/>
          <w:szCs w:val="28"/>
          <w:lang w:bidi="hi-IN"/>
        </w:rPr>
        <w:pict>
          <v:rect id="_x0000_s1057" style="position:absolute;margin-left:318.75pt;margin-top:173.6pt;width:105pt;height:45pt;z-index:251688960" fillcolor="white [3201]" strokecolor="#4bacc6 [3208]" strokeweight="1pt">
            <v:stroke dashstyle="dash"/>
            <v:shadow color="#868686"/>
            <v:textbox>
              <w:txbxContent>
                <w:p w:rsidR="000C1EDA" w:rsidRPr="00814509" w:rsidRDefault="000C1EDA">
                  <w:pPr>
                    <w:rPr>
                      <w:sz w:val="28"/>
                      <w:szCs w:val="28"/>
                    </w:rPr>
                  </w:pPr>
                  <w:r w:rsidRPr="00814509">
                    <w:rPr>
                      <w:sz w:val="28"/>
                      <w:szCs w:val="28"/>
                    </w:rPr>
                    <w:t>Add Retailer</w:t>
                  </w:r>
                </w:p>
              </w:txbxContent>
            </v:textbox>
          </v:rect>
        </w:pict>
      </w:r>
      <w:r w:rsidRPr="00DA53C2">
        <w:rPr>
          <w:b/>
          <w:bCs/>
          <w:noProof/>
          <w:sz w:val="28"/>
          <w:szCs w:val="28"/>
          <w:lang w:bidi="hi-IN"/>
        </w:rPr>
        <w:pict>
          <v:rect id="_x0000_s1056" style="position:absolute;margin-left:318.75pt;margin-top:106.1pt;width:105pt;height:45pt;z-index:251687936" fillcolor="white [3201]" strokecolor="#4bacc6 [3208]" strokeweight="1pt">
            <v:stroke dashstyle="dash"/>
            <v:shadow color="#868686"/>
            <v:textbox>
              <w:txbxContent>
                <w:p w:rsidR="000C1EDA" w:rsidRPr="00814509" w:rsidRDefault="000C1EDA">
                  <w:pPr>
                    <w:rPr>
                      <w:sz w:val="28"/>
                      <w:szCs w:val="28"/>
                    </w:rPr>
                  </w:pPr>
                  <w:r w:rsidRPr="00814509">
                    <w:rPr>
                      <w:sz w:val="28"/>
                      <w:szCs w:val="28"/>
                    </w:rPr>
                    <w:t>Profile</w:t>
                  </w:r>
                </w:p>
              </w:txbxContent>
            </v:textbox>
          </v:rect>
        </w:pict>
      </w:r>
      <w:r w:rsidRPr="00DA53C2">
        <w:rPr>
          <w:b/>
          <w:bCs/>
          <w:noProof/>
          <w:sz w:val="28"/>
          <w:szCs w:val="28"/>
          <w:lang w:bidi="hi-IN"/>
        </w:rPr>
        <w:pict>
          <v:rect id="_x0000_s1055" style="position:absolute;margin-left:292.5pt;margin-top:73.1pt;width:161.25pt;height:441.75pt;z-index:251686912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</v:rect>
        </w:pict>
      </w:r>
      <w:r w:rsidR="00024713">
        <w:rPr>
          <w:b/>
          <w:bCs/>
          <w:sz w:val="28"/>
          <w:szCs w:val="28"/>
        </w:rPr>
        <w:br w:type="page"/>
      </w:r>
      <w:r w:rsidR="00CC0A13" w:rsidRPr="00983068">
        <w:rPr>
          <w:b/>
          <w:bCs/>
          <w:color w:val="008080"/>
          <w:sz w:val="36"/>
          <w:szCs w:val="36"/>
        </w:rPr>
        <w:lastRenderedPageBreak/>
        <w:t>Use Case Diagram</w:t>
      </w:r>
    </w:p>
    <w:p w:rsidR="00024713" w:rsidRDefault="00024713">
      <w:pPr>
        <w:rPr>
          <w:b/>
          <w:bCs/>
          <w:sz w:val="28"/>
          <w:szCs w:val="28"/>
        </w:rPr>
      </w:pPr>
    </w:p>
    <w:p w:rsidR="00024713" w:rsidRDefault="00024713" w:rsidP="007F5D49">
      <w:pPr>
        <w:rPr>
          <w:b/>
          <w:bCs/>
          <w:sz w:val="28"/>
          <w:szCs w:val="28"/>
        </w:rPr>
      </w:pPr>
    </w:p>
    <w:p w:rsidR="00024713" w:rsidRDefault="00DA53C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i-IN"/>
        </w:rPr>
        <w:pict>
          <v:shape id="_x0000_s1078" type="#_x0000_t32" style="position:absolute;margin-left:205.5pt;margin-top:166.4pt;width:86.25pt;height:42pt;z-index:251710464" o:connectortype="straight">
            <v:stroke endarrow="block"/>
          </v:shape>
        </w:pict>
      </w:r>
      <w:r>
        <w:rPr>
          <w:b/>
          <w:bCs/>
          <w:noProof/>
          <w:sz w:val="28"/>
          <w:szCs w:val="28"/>
          <w:lang w:bidi="hi-IN"/>
        </w:rPr>
        <w:pict>
          <v:shape id="_x0000_s1077" type="#_x0000_t32" style="position:absolute;margin-left:205.5pt;margin-top:134.9pt;width:86.25pt;height:31.5pt;flip:y;z-index:251709440" o:connectortype="straight">
            <v:stroke endarrow="block"/>
          </v:shape>
        </w:pict>
      </w:r>
      <w:r>
        <w:rPr>
          <w:b/>
          <w:bCs/>
          <w:noProof/>
          <w:sz w:val="28"/>
          <w:szCs w:val="28"/>
          <w:lang w:bidi="hi-IN"/>
        </w:rPr>
        <w:pict>
          <v:rect id="_x0000_s1076" style="position:absolute;margin-left:116.25pt;margin-top:159.65pt;width:89.25pt;height:28.5pt;z-index:251708416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>
              <w:txbxContent>
                <w:p w:rsidR="00814509" w:rsidRPr="00814509" w:rsidRDefault="00814509">
                  <w:pPr>
                    <w:rPr>
                      <w:b/>
                      <w:bCs/>
                      <w:color w:val="008080"/>
                      <w:sz w:val="32"/>
                      <w:szCs w:val="32"/>
                    </w:rPr>
                  </w:pPr>
                  <w:r w:rsidRPr="00814509">
                    <w:rPr>
                      <w:b/>
                      <w:bCs/>
                      <w:color w:val="008080"/>
                      <w:sz w:val="32"/>
                      <w:szCs w:val="32"/>
                    </w:rPr>
                    <w:t>retailer</w:t>
                  </w:r>
                </w:p>
              </w:txbxContent>
            </v:textbox>
          </v:rect>
        </w:pict>
      </w:r>
      <w:r>
        <w:rPr>
          <w:b/>
          <w:bCs/>
          <w:noProof/>
          <w:sz w:val="28"/>
          <w:szCs w:val="28"/>
          <w:lang w:bidi="hi-IN"/>
        </w:rPr>
        <w:pict>
          <v:rect id="_x0000_s1069" style="position:absolute;margin-left:291.75pt;margin-top:90.65pt;width:2in;height:205.5pt;z-index:251701248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</v:rect>
        </w:pict>
      </w:r>
      <w:r>
        <w:rPr>
          <w:b/>
          <w:bCs/>
          <w:noProof/>
          <w:sz w:val="28"/>
          <w:szCs w:val="28"/>
          <w:lang w:bidi="hi-IN"/>
        </w:rPr>
        <w:pict>
          <v:rect id="_x0000_s1075" style="position:absolute;margin-left:307.5pt;margin-top:188.15pt;width:108pt;height:45.75pt;z-index:251707392" fillcolor="white [3201]" strokecolor="#4bacc6 [3208]" strokeweight="1pt">
            <v:stroke dashstyle="dash"/>
            <v:shadow color="#868686"/>
            <v:textbox>
              <w:txbxContent>
                <w:p w:rsidR="00814509" w:rsidRPr="00623B3D" w:rsidRDefault="00814509">
                  <w:pPr>
                    <w:rPr>
                      <w:sz w:val="28"/>
                      <w:szCs w:val="28"/>
                    </w:rPr>
                  </w:pPr>
                  <w:r w:rsidRPr="00623B3D">
                    <w:rPr>
                      <w:sz w:val="28"/>
                      <w:szCs w:val="28"/>
                    </w:rPr>
                    <w:t>Profile</w:t>
                  </w:r>
                </w:p>
              </w:txbxContent>
            </v:textbox>
          </v:rect>
        </w:pict>
      </w:r>
      <w:r>
        <w:rPr>
          <w:b/>
          <w:bCs/>
          <w:noProof/>
          <w:sz w:val="28"/>
          <w:szCs w:val="28"/>
          <w:lang w:bidi="hi-IN"/>
        </w:rPr>
        <w:pict>
          <v:rect id="_x0000_s1071" style="position:absolute;margin-left:307.5pt;margin-top:120.65pt;width:108pt;height:45.75pt;z-index:251703296" fillcolor="white [3201]" strokecolor="#4bacc6 [3208]" strokeweight="1pt">
            <v:stroke dashstyle="dash"/>
            <v:shadow color="#868686"/>
            <v:textbox>
              <w:txbxContent>
                <w:p w:rsidR="00814509" w:rsidRPr="00623B3D" w:rsidRDefault="00814509">
                  <w:pPr>
                    <w:rPr>
                      <w:sz w:val="28"/>
                      <w:szCs w:val="28"/>
                    </w:rPr>
                  </w:pPr>
                  <w:r w:rsidRPr="00623B3D">
                    <w:rPr>
                      <w:sz w:val="28"/>
                      <w:szCs w:val="28"/>
                    </w:rPr>
                    <w:t>Product Oreder</w:t>
                  </w:r>
                </w:p>
              </w:txbxContent>
            </v:textbox>
          </v:rect>
        </w:pict>
      </w:r>
      <w:r w:rsidR="00024713">
        <w:rPr>
          <w:b/>
          <w:bCs/>
          <w:sz w:val="28"/>
          <w:szCs w:val="28"/>
        </w:rPr>
        <w:br w:type="page"/>
      </w:r>
    </w:p>
    <w:p w:rsidR="00024713" w:rsidRPr="00B16521" w:rsidRDefault="00EE094D" w:rsidP="007F5D49">
      <w:pPr>
        <w:rPr>
          <w:b/>
          <w:bCs/>
          <w:color w:val="008080"/>
          <w:sz w:val="36"/>
          <w:szCs w:val="36"/>
        </w:rPr>
      </w:pPr>
      <w:r w:rsidRPr="00B16521">
        <w:rPr>
          <w:b/>
          <w:bCs/>
          <w:color w:val="008080"/>
          <w:sz w:val="36"/>
          <w:szCs w:val="36"/>
        </w:rPr>
        <w:lastRenderedPageBreak/>
        <w:t>snap shots</w:t>
      </w:r>
    </w:p>
    <w:p w:rsidR="00EE094D" w:rsidRPr="00B16521" w:rsidRDefault="00EE094D">
      <w:pPr>
        <w:rPr>
          <w:b/>
          <w:bCs/>
          <w:color w:val="008080"/>
          <w:sz w:val="32"/>
          <w:szCs w:val="32"/>
        </w:rPr>
      </w:pPr>
      <w:r w:rsidRPr="00B16521">
        <w:rPr>
          <w:b/>
          <w:bCs/>
          <w:color w:val="008080"/>
          <w:sz w:val="32"/>
          <w:szCs w:val="32"/>
        </w:rPr>
        <w:t>login page</w:t>
      </w:r>
    </w:p>
    <w:p w:rsidR="00B16521" w:rsidRDefault="00B16521">
      <w:pPr>
        <w:rPr>
          <w:b/>
          <w:bCs/>
          <w:noProof/>
          <w:sz w:val="28"/>
          <w:szCs w:val="28"/>
          <w:lang w:bidi="hi-IN"/>
        </w:rPr>
      </w:pPr>
    </w:p>
    <w:p w:rsidR="00EE094D" w:rsidRDefault="00EE094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i-IN"/>
        </w:rPr>
        <w:drawing>
          <wp:inline distT="0" distB="0" distL="0" distR="0">
            <wp:extent cx="5726430" cy="3067050"/>
            <wp:effectExtent l="19050" t="0" r="762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4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521" w:rsidRDefault="00B16521">
      <w:pPr>
        <w:rPr>
          <w:b/>
          <w:bCs/>
          <w:color w:val="008080"/>
          <w:sz w:val="28"/>
          <w:szCs w:val="28"/>
        </w:rPr>
      </w:pPr>
    </w:p>
    <w:p w:rsidR="00EE094D" w:rsidRPr="00B16521" w:rsidRDefault="00EE094D">
      <w:pPr>
        <w:rPr>
          <w:b/>
          <w:bCs/>
          <w:color w:val="008080"/>
          <w:sz w:val="28"/>
          <w:szCs w:val="28"/>
        </w:rPr>
      </w:pPr>
      <w:r w:rsidRPr="00B16521">
        <w:rPr>
          <w:b/>
          <w:bCs/>
          <w:color w:val="008080"/>
          <w:sz w:val="28"/>
          <w:szCs w:val="28"/>
        </w:rPr>
        <w:t xml:space="preserve">home </w:t>
      </w:r>
    </w:p>
    <w:p w:rsidR="00024713" w:rsidRDefault="00EE094D" w:rsidP="007F5D4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i-IN"/>
        </w:rPr>
        <w:drawing>
          <wp:inline distT="0" distB="0" distL="0" distR="0">
            <wp:extent cx="5732145" cy="3067050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4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4713">
        <w:rPr>
          <w:b/>
          <w:bCs/>
          <w:sz w:val="28"/>
          <w:szCs w:val="28"/>
        </w:rPr>
        <w:br w:type="page"/>
      </w:r>
      <w:r w:rsidR="00FD209C" w:rsidRPr="00B16521">
        <w:rPr>
          <w:b/>
          <w:bCs/>
          <w:color w:val="008080"/>
          <w:sz w:val="28"/>
          <w:szCs w:val="28"/>
        </w:rPr>
        <w:lastRenderedPageBreak/>
        <w:t>add</w:t>
      </w:r>
      <w:r w:rsidR="00227F87" w:rsidRPr="00B16521">
        <w:rPr>
          <w:b/>
          <w:bCs/>
          <w:color w:val="008080"/>
          <w:sz w:val="28"/>
          <w:szCs w:val="28"/>
        </w:rPr>
        <w:t xml:space="preserve"> category</w:t>
      </w:r>
    </w:p>
    <w:p w:rsidR="00FD209C" w:rsidRDefault="00CD21F4" w:rsidP="007F5D4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i-IN"/>
        </w:rPr>
        <w:drawing>
          <wp:inline distT="0" distB="0" distL="0" distR="0">
            <wp:extent cx="5732145" cy="3076575"/>
            <wp:effectExtent l="1905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4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1F4" w:rsidRDefault="00CD21F4">
      <w:pPr>
        <w:rPr>
          <w:b/>
          <w:bCs/>
          <w:sz w:val="28"/>
          <w:szCs w:val="28"/>
        </w:rPr>
      </w:pPr>
    </w:p>
    <w:p w:rsidR="00EE5048" w:rsidRPr="00B16521" w:rsidRDefault="00FD209C">
      <w:pPr>
        <w:rPr>
          <w:b/>
          <w:bCs/>
          <w:color w:val="008080"/>
          <w:sz w:val="28"/>
          <w:szCs w:val="28"/>
        </w:rPr>
      </w:pPr>
      <w:r w:rsidRPr="00B16521">
        <w:rPr>
          <w:b/>
          <w:bCs/>
          <w:color w:val="008080"/>
          <w:sz w:val="28"/>
          <w:szCs w:val="28"/>
        </w:rPr>
        <w:t>manage category</w:t>
      </w:r>
    </w:p>
    <w:p w:rsidR="00024713" w:rsidRDefault="00EE504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i-IN"/>
        </w:rPr>
        <w:drawing>
          <wp:inline distT="0" distB="0" distL="0" distR="0">
            <wp:extent cx="5726430" cy="3057525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5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4713">
        <w:rPr>
          <w:b/>
          <w:bCs/>
          <w:sz w:val="28"/>
          <w:szCs w:val="28"/>
        </w:rPr>
        <w:br w:type="page"/>
      </w:r>
    </w:p>
    <w:p w:rsidR="00FD209C" w:rsidRPr="00B16521" w:rsidRDefault="00EE5048">
      <w:pPr>
        <w:rPr>
          <w:b/>
          <w:bCs/>
          <w:color w:val="008080"/>
          <w:sz w:val="28"/>
          <w:szCs w:val="28"/>
        </w:rPr>
      </w:pPr>
      <w:r w:rsidRPr="00B16521">
        <w:rPr>
          <w:b/>
          <w:bCs/>
          <w:color w:val="008080"/>
          <w:sz w:val="28"/>
          <w:szCs w:val="28"/>
        </w:rPr>
        <w:lastRenderedPageBreak/>
        <w:t>add unit</w:t>
      </w:r>
    </w:p>
    <w:p w:rsidR="00EE5048" w:rsidRDefault="00CD21F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i-IN"/>
        </w:rPr>
        <w:drawing>
          <wp:inline distT="0" distB="0" distL="0" distR="0">
            <wp:extent cx="5732145" cy="3048000"/>
            <wp:effectExtent l="1905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5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713" w:rsidRPr="00B16521" w:rsidRDefault="00024713" w:rsidP="007F5D49">
      <w:pPr>
        <w:rPr>
          <w:b/>
          <w:bCs/>
          <w:color w:val="008080"/>
          <w:sz w:val="28"/>
          <w:szCs w:val="28"/>
        </w:rPr>
      </w:pPr>
    </w:p>
    <w:p w:rsidR="001648C0" w:rsidRPr="00B16521" w:rsidRDefault="001648C0">
      <w:pPr>
        <w:rPr>
          <w:b/>
          <w:bCs/>
          <w:color w:val="008080"/>
          <w:sz w:val="28"/>
          <w:szCs w:val="28"/>
        </w:rPr>
      </w:pPr>
      <w:r w:rsidRPr="00B16521">
        <w:rPr>
          <w:b/>
          <w:bCs/>
          <w:color w:val="008080"/>
          <w:sz w:val="28"/>
          <w:szCs w:val="28"/>
        </w:rPr>
        <w:t>manage unit</w:t>
      </w:r>
    </w:p>
    <w:p w:rsidR="00024713" w:rsidRDefault="001648C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i-IN"/>
        </w:rPr>
        <w:drawing>
          <wp:inline distT="0" distB="0" distL="0" distR="0">
            <wp:extent cx="5732145" cy="3076575"/>
            <wp:effectExtent l="1905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4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4713">
        <w:rPr>
          <w:b/>
          <w:bCs/>
          <w:sz w:val="28"/>
          <w:szCs w:val="28"/>
        </w:rPr>
        <w:br w:type="page"/>
      </w:r>
    </w:p>
    <w:p w:rsidR="00024713" w:rsidRPr="00B16521" w:rsidRDefault="001648C0" w:rsidP="007F5D49">
      <w:pPr>
        <w:rPr>
          <w:b/>
          <w:bCs/>
          <w:color w:val="008080"/>
          <w:sz w:val="28"/>
          <w:szCs w:val="28"/>
        </w:rPr>
      </w:pPr>
      <w:r w:rsidRPr="00B16521">
        <w:rPr>
          <w:b/>
          <w:bCs/>
          <w:color w:val="008080"/>
          <w:sz w:val="28"/>
          <w:szCs w:val="28"/>
        </w:rPr>
        <w:lastRenderedPageBreak/>
        <w:t>Add product</w:t>
      </w:r>
    </w:p>
    <w:p w:rsidR="001648C0" w:rsidRDefault="009145AF" w:rsidP="007F5D4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i-IN"/>
        </w:rPr>
        <w:drawing>
          <wp:inline distT="0" distB="0" distL="0" distR="0">
            <wp:extent cx="5732145" cy="3076575"/>
            <wp:effectExtent l="1905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4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713" w:rsidRPr="00B16521" w:rsidRDefault="00024713">
      <w:pPr>
        <w:rPr>
          <w:b/>
          <w:bCs/>
          <w:color w:val="008080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B61460" w:rsidRPr="00B16521">
        <w:rPr>
          <w:b/>
          <w:bCs/>
          <w:color w:val="008080"/>
          <w:sz w:val="28"/>
          <w:szCs w:val="28"/>
        </w:rPr>
        <w:lastRenderedPageBreak/>
        <w:t>add manufacturer</w:t>
      </w:r>
    </w:p>
    <w:p w:rsidR="00B61460" w:rsidRDefault="00973E1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i-IN"/>
        </w:rPr>
        <w:drawing>
          <wp:inline distT="0" distB="0" distL="0" distR="0">
            <wp:extent cx="5732145" cy="3038475"/>
            <wp:effectExtent l="1905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5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713" w:rsidRPr="00B16521" w:rsidRDefault="00024713" w:rsidP="007F5D49">
      <w:pPr>
        <w:rPr>
          <w:b/>
          <w:bCs/>
          <w:color w:val="008080"/>
          <w:sz w:val="28"/>
          <w:szCs w:val="28"/>
        </w:rPr>
      </w:pPr>
    </w:p>
    <w:p w:rsidR="00B61460" w:rsidRPr="00B16521" w:rsidRDefault="00B61460">
      <w:pPr>
        <w:rPr>
          <w:b/>
          <w:bCs/>
          <w:color w:val="008080"/>
          <w:sz w:val="28"/>
          <w:szCs w:val="28"/>
        </w:rPr>
      </w:pPr>
      <w:r w:rsidRPr="00B16521">
        <w:rPr>
          <w:b/>
          <w:bCs/>
          <w:color w:val="008080"/>
          <w:sz w:val="28"/>
          <w:szCs w:val="28"/>
        </w:rPr>
        <w:t>Add Area</w:t>
      </w:r>
    </w:p>
    <w:p w:rsidR="00024713" w:rsidRDefault="00973E1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i-IN"/>
        </w:rPr>
        <w:drawing>
          <wp:inline distT="0" distB="0" distL="0" distR="0">
            <wp:extent cx="5732145" cy="3057525"/>
            <wp:effectExtent l="1905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5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4713">
        <w:rPr>
          <w:b/>
          <w:bCs/>
          <w:sz w:val="28"/>
          <w:szCs w:val="28"/>
        </w:rPr>
        <w:br w:type="page"/>
      </w:r>
    </w:p>
    <w:p w:rsidR="00024713" w:rsidRPr="00B16521" w:rsidRDefault="00024713" w:rsidP="007F5D49">
      <w:pPr>
        <w:rPr>
          <w:b/>
          <w:bCs/>
          <w:color w:val="008080"/>
          <w:sz w:val="28"/>
          <w:szCs w:val="28"/>
        </w:rPr>
      </w:pPr>
    </w:p>
    <w:p w:rsidR="00B61460" w:rsidRPr="00B16521" w:rsidRDefault="00B61460">
      <w:pPr>
        <w:rPr>
          <w:b/>
          <w:bCs/>
          <w:color w:val="008080"/>
          <w:sz w:val="28"/>
          <w:szCs w:val="28"/>
        </w:rPr>
      </w:pPr>
      <w:r w:rsidRPr="00B16521">
        <w:rPr>
          <w:b/>
          <w:bCs/>
          <w:color w:val="008080"/>
          <w:sz w:val="28"/>
          <w:szCs w:val="28"/>
        </w:rPr>
        <w:t>Manage Area</w:t>
      </w:r>
    </w:p>
    <w:p w:rsidR="008A2018" w:rsidRDefault="00B6146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i-IN"/>
        </w:rPr>
        <w:drawing>
          <wp:inline distT="0" distB="0" distL="0" distR="0">
            <wp:extent cx="5732145" cy="3057525"/>
            <wp:effectExtent l="1905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5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1F4" w:rsidRPr="00B16521" w:rsidRDefault="00B16521">
      <w:pPr>
        <w:rPr>
          <w:b/>
          <w:bCs/>
          <w:color w:val="008080"/>
          <w:sz w:val="28"/>
          <w:szCs w:val="28"/>
        </w:rPr>
      </w:pPr>
      <w:r>
        <w:rPr>
          <w:b/>
          <w:bCs/>
          <w:color w:val="008080"/>
          <w:sz w:val="28"/>
          <w:szCs w:val="28"/>
        </w:rPr>
        <w:t>Change password</w:t>
      </w:r>
    </w:p>
    <w:p w:rsidR="00024713" w:rsidRDefault="000247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B16521" w:rsidRPr="00B16521">
        <w:rPr>
          <w:b/>
          <w:bCs/>
          <w:noProof/>
          <w:sz w:val="28"/>
          <w:szCs w:val="28"/>
          <w:lang w:bidi="hi-IN"/>
        </w:rPr>
        <w:lastRenderedPageBreak/>
        <w:drawing>
          <wp:inline distT="0" distB="0" distL="0" distR="0">
            <wp:extent cx="5732145" cy="3067050"/>
            <wp:effectExtent l="19050" t="0" r="1905" b="0"/>
            <wp:docPr id="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4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713" w:rsidRPr="00B16521" w:rsidRDefault="00024713" w:rsidP="007F5D49">
      <w:pPr>
        <w:rPr>
          <w:b/>
          <w:bCs/>
          <w:color w:val="008080"/>
          <w:sz w:val="28"/>
          <w:szCs w:val="28"/>
        </w:rPr>
      </w:pPr>
    </w:p>
    <w:p w:rsidR="00973E14" w:rsidRPr="00B16521" w:rsidRDefault="00973E14">
      <w:pPr>
        <w:rPr>
          <w:b/>
          <w:bCs/>
          <w:color w:val="008080"/>
          <w:sz w:val="28"/>
          <w:szCs w:val="28"/>
        </w:rPr>
      </w:pPr>
      <w:r w:rsidRPr="00B16521">
        <w:rPr>
          <w:b/>
          <w:bCs/>
          <w:color w:val="008080"/>
          <w:sz w:val="28"/>
          <w:szCs w:val="28"/>
        </w:rPr>
        <w:t>Retailer</w:t>
      </w:r>
    </w:p>
    <w:p w:rsidR="00024713" w:rsidRDefault="00973E1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i-IN"/>
        </w:rPr>
        <w:drawing>
          <wp:inline distT="0" distB="0" distL="0" distR="0">
            <wp:extent cx="5726430" cy="2876550"/>
            <wp:effectExtent l="1905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b="5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4713">
        <w:rPr>
          <w:b/>
          <w:bCs/>
          <w:sz w:val="28"/>
          <w:szCs w:val="28"/>
        </w:rPr>
        <w:br w:type="page"/>
      </w:r>
    </w:p>
    <w:p w:rsidR="00024713" w:rsidRPr="00B16521" w:rsidRDefault="00973E14" w:rsidP="007F5D49">
      <w:pPr>
        <w:rPr>
          <w:b/>
          <w:bCs/>
          <w:color w:val="008080"/>
          <w:sz w:val="28"/>
          <w:szCs w:val="28"/>
        </w:rPr>
      </w:pPr>
      <w:r w:rsidRPr="00B16521">
        <w:rPr>
          <w:b/>
          <w:bCs/>
          <w:color w:val="008080"/>
          <w:sz w:val="28"/>
          <w:szCs w:val="28"/>
        </w:rPr>
        <w:lastRenderedPageBreak/>
        <w:t>Manufacture</w:t>
      </w:r>
    </w:p>
    <w:p w:rsidR="00973E14" w:rsidRDefault="00973E14" w:rsidP="007F5D4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i-IN"/>
        </w:rPr>
        <w:drawing>
          <wp:inline distT="0" distB="0" distL="0" distR="0">
            <wp:extent cx="5732145" cy="3048000"/>
            <wp:effectExtent l="1905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5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E14" w:rsidRDefault="00973E14">
      <w:pPr>
        <w:rPr>
          <w:b/>
          <w:bCs/>
          <w:sz w:val="28"/>
          <w:szCs w:val="28"/>
        </w:rPr>
      </w:pPr>
    </w:p>
    <w:p w:rsidR="00973E14" w:rsidRPr="00B16521" w:rsidRDefault="00973E14">
      <w:pPr>
        <w:rPr>
          <w:b/>
          <w:bCs/>
          <w:color w:val="008080"/>
          <w:sz w:val="28"/>
          <w:szCs w:val="28"/>
        </w:rPr>
      </w:pPr>
      <w:r w:rsidRPr="00B16521">
        <w:rPr>
          <w:b/>
          <w:bCs/>
          <w:color w:val="008080"/>
          <w:sz w:val="28"/>
          <w:szCs w:val="28"/>
        </w:rPr>
        <w:t>Distributor</w:t>
      </w:r>
    </w:p>
    <w:p w:rsidR="00024713" w:rsidRDefault="00973E1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i-IN"/>
        </w:rPr>
        <w:drawing>
          <wp:inline distT="0" distB="0" distL="0" distR="0">
            <wp:extent cx="5732145" cy="3048000"/>
            <wp:effectExtent l="1905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b="5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4713">
        <w:rPr>
          <w:b/>
          <w:bCs/>
          <w:sz w:val="28"/>
          <w:szCs w:val="28"/>
        </w:rPr>
        <w:br w:type="page"/>
      </w:r>
    </w:p>
    <w:p w:rsidR="00973E14" w:rsidRPr="00B16521" w:rsidRDefault="00973E14">
      <w:pPr>
        <w:rPr>
          <w:b/>
          <w:bCs/>
          <w:color w:val="008080"/>
          <w:sz w:val="28"/>
          <w:szCs w:val="28"/>
        </w:rPr>
      </w:pPr>
      <w:r w:rsidRPr="00B16521">
        <w:rPr>
          <w:b/>
          <w:bCs/>
          <w:color w:val="008080"/>
          <w:sz w:val="28"/>
          <w:szCs w:val="28"/>
        </w:rPr>
        <w:lastRenderedPageBreak/>
        <w:t>Product</w:t>
      </w:r>
    </w:p>
    <w:p w:rsidR="00024713" w:rsidRDefault="00973E14" w:rsidP="007F5D4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i-IN"/>
        </w:rPr>
        <w:drawing>
          <wp:inline distT="0" distB="0" distL="0" distR="0">
            <wp:extent cx="5732145" cy="3048000"/>
            <wp:effectExtent l="19050" t="0" r="190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b="5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E14" w:rsidRDefault="00973E14">
      <w:pPr>
        <w:rPr>
          <w:b/>
          <w:bCs/>
          <w:sz w:val="28"/>
          <w:szCs w:val="28"/>
        </w:rPr>
      </w:pPr>
    </w:p>
    <w:p w:rsidR="00973E14" w:rsidRPr="00B16521" w:rsidRDefault="00973E14">
      <w:pPr>
        <w:rPr>
          <w:b/>
          <w:bCs/>
          <w:color w:val="008080"/>
          <w:sz w:val="28"/>
          <w:szCs w:val="28"/>
        </w:rPr>
      </w:pPr>
      <w:r w:rsidRPr="00B16521">
        <w:rPr>
          <w:b/>
          <w:bCs/>
          <w:color w:val="008080"/>
          <w:sz w:val="28"/>
          <w:szCs w:val="28"/>
        </w:rPr>
        <w:t>Manufacturer Login</w:t>
      </w:r>
    </w:p>
    <w:p w:rsidR="00024713" w:rsidRDefault="00973E1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i-IN"/>
        </w:rPr>
        <w:drawing>
          <wp:inline distT="0" distB="0" distL="0" distR="0">
            <wp:extent cx="5732145" cy="3048000"/>
            <wp:effectExtent l="19050" t="0" r="190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b="5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4713">
        <w:rPr>
          <w:b/>
          <w:bCs/>
          <w:sz w:val="28"/>
          <w:szCs w:val="28"/>
        </w:rPr>
        <w:br w:type="page"/>
      </w:r>
    </w:p>
    <w:p w:rsidR="00024713" w:rsidRPr="00B16521" w:rsidRDefault="00973E14" w:rsidP="007F5D49">
      <w:pPr>
        <w:rPr>
          <w:b/>
          <w:bCs/>
          <w:color w:val="008080"/>
          <w:sz w:val="28"/>
          <w:szCs w:val="28"/>
        </w:rPr>
      </w:pPr>
      <w:r w:rsidRPr="00B16521">
        <w:rPr>
          <w:b/>
          <w:bCs/>
          <w:color w:val="008080"/>
          <w:sz w:val="28"/>
          <w:szCs w:val="28"/>
        </w:rPr>
        <w:lastRenderedPageBreak/>
        <w:t>Home</w:t>
      </w:r>
    </w:p>
    <w:p w:rsidR="00973E14" w:rsidRDefault="00973E14" w:rsidP="007F5D4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i-IN"/>
        </w:rPr>
        <w:drawing>
          <wp:inline distT="0" distB="0" distL="0" distR="0">
            <wp:extent cx="5732145" cy="3076575"/>
            <wp:effectExtent l="1905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b="4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521" w:rsidRPr="00B16521" w:rsidRDefault="00024713" w:rsidP="00B16521">
      <w:pPr>
        <w:rPr>
          <w:b/>
          <w:bCs/>
          <w:color w:val="008080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B16521" w:rsidRPr="00B16521">
        <w:rPr>
          <w:b/>
          <w:bCs/>
          <w:color w:val="008080"/>
          <w:sz w:val="28"/>
          <w:szCs w:val="28"/>
        </w:rPr>
        <w:lastRenderedPageBreak/>
        <w:t>Logout</w:t>
      </w:r>
    </w:p>
    <w:p w:rsidR="00B16521" w:rsidRDefault="00B16521" w:rsidP="00B1652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i-IN"/>
        </w:rPr>
        <w:drawing>
          <wp:inline distT="0" distB="0" distL="0" distR="0">
            <wp:extent cx="5732145" cy="3038475"/>
            <wp:effectExtent l="19050" t="0" r="1905" b="0"/>
            <wp:docPr id="8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b="5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713" w:rsidRDefault="00024713">
      <w:pPr>
        <w:rPr>
          <w:b/>
          <w:bCs/>
          <w:sz w:val="28"/>
          <w:szCs w:val="28"/>
        </w:rPr>
      </w:pPr>
    </w:p>
    <w:p w:rsidR="00024713" w:rsidRDefault="000247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024713" w:rsidRPr="006744D6" w:rsidRDefault="00024713" w:rsidP="007F5D49">
      <w:pPr>
        <w:rPr>
          <w:b/>
          <w:bCs/>
          <w:color w:val="008080"/>
          <w:sz w:val="32"/>
          <w:szCs w:val="32"/>
        </w:rPr>
      </w:pPr>
    </w:p>
    <w:p w:rsidR="00C1053C" w:rsidRPr="006744D6" w:rsidRDefault="00C1053C">
      <w:pPr>
        <w:rPr>
          <w:b/>
          <w:bCs/>
          <w:color w:val="008080"/>
          <w:sz w:val="32"/>
          <w:szCs w:val="32"/>
        </w:rPr>
      </w:pPr>
      <w:r w:rsidRPr="006744D6">
        <w:rPr>
          <w:b/>
          <w:bCs/>
          <w:color w:val="008080"/>
          <w:sz w:val="32"/>
          <w:szCs w:val="32"/>
        </w:rPr>
        <w:t>Conclution:</w:t>
      </w:r>
    </w:p>
    <w:p w:rsidR="006744D6" w:rsidRPr="006744D6" w:rsidRDefault="006744D6" w:rsidP="006744D6">
      <w:pPr>
        <w:spacing w:after="0" w:line="0" w:lineRule="atLeast"/>
        <w:rPr>
          <w:ins w:id="0" w:author="Unknown"/>
          <w:rFonts w:ascii="Arial" w:eastAsia="Times New Roman" w:hAnsi="Arial" w:cs="Arial"/>
          <w:color w:val="3F3F3F"/>
          <w:sz w:val="28"/>
          <w:szCs w:val="28"/>
          <w:bdr w:val="none" w:sz="0" w:space="0" w:color="auto" w:frame="1"/>
          <w:shd w:val="clear" w:color="auto" w:fill="FFFFFF"/>
          <w:lang w:bidi="hi-IN"/>
        </w:rPr>
      </w:pPr>
      <w:r w:rsidRPr="006744D6">
        <w:rPr>
          <w:rFonts w:ascii="Arial" w:eastAsia="Times New Roman" w:hAnsi="Arial" w:cs="Arial"/>
          <w:color w:val="3F3F3F"/>
          <w:sz w:val="28"/>
          <w:szCs w:val="28"/>
          <w:shd w:val="clear" w:color="auto" w:fill="FFFFFF"/>
          <w:lang w:bidi="hi-IN"/>
        </w:rPr>
        <w:t>The </w:t>
      </w:r>
      <w:r w:rsidRPr="006744D6">
        <w:rPr>
          <w:rFonts w:ascii="Arial" w:eastAsia="Times New Roman" w:hAnsi="Arial" w:cs="Arial"/>
          <w:b/>
          <w:bCs/>
          <w:color w:val="3F3F3F"/>
          <w:sz w:val="28"/>
          <w:szCs w:val="28"/>
          <w:lang w:bidi="hi-IN"/>
        </w:rPr>
        <w:t>Supply Chain Management System</w:t>
      </w:r>
      <w:r w:rsidRPr="006744D6">
        <w:rPr>
          <w:rFonts w:ascii="Arial" w:eastAsia="Times New Roman" w:hAnsi="Arial" w:cs="Arial"/>
          <w:color w:val="3F3F3F"/>
          <w:sz w:val="28"/>
          <w:szCs w:val="28"/>
          <w:shd w:val="clear" w:color="auto" w:fill="FFFFFF"/>
          <w:lang w:bidi="hi-IN"/>
        </w:rPr>
        <w:t> is an automated system that is developed using PHP, JavaScript, CSS, Bootstrap templates, and MySQL for the database. It contains three sections: the admin, manufacturer</w:t>
      </w:r>
      <w:r>
        <w:rPr>
          <w:rFonts w:ascii="Arial" w:eastAsia="Times New Roman" w:hAnsi="Arial" w:cs="Arial"/>
          <w:color w:val="3F3F3F"/>
          <w:sz w:val="28"/>
          <w:szCs w:val="28"/>
          <w:shd w:val="clear" w:color="auto" w:fill="FFFFFF"/>
          <w:lang w:bidi="hi-IN"/>
        </w:rPr>
        <w:t xml:space="preserve">,Distributor </w:t>
      </w:r>
      <w:r w:rsidRPr="006744D6">
        <w:rPr>
          <w:rFonts w:ascii="Arial" w:eastAsia="Times New Roman" w:hAnsi="Arial" w:cs="Arial"/>
          <w:color w:val="3F3F3F"/>
          <w:sz w:val="28"/>
          <w:szCs w:val="28"/>
          <w:shd w:val="clear" w:color="auto" w:fill="FFFFFF"/>
          <w:lang w:bidi="hi-IN"/>
        </w:rPr>
        <w:t xml:space="preserve"> and retailer. This S</w:t>
      </w:r>
      <w:r w:rsidRPr="006744D6">
        <w:rPr>
          <w:rFonts w:ascii="Arial" w:eastAsia="Times New Roman" w:hAnsi="Arial" w:cs="Arial"/>
          <w:b/>
          <w:bCs/>
          <w:color w:val="3F3F3F"/>
          <w:sz w:val="28"/>
          <w:szCs w:val="28"/>
          <w:lang w:bidi="hi-IN"/>
        </w:rPr>
        <w:t>upply Chain Management System</w:t>
      </w:r>
      <w:r w:rsidRPr="006744D6">
        <w:rPr>
          <w:rFonts w:ascii="Arial" w:eastAsia="Times New Roman" w:hAnsi="Arial" w:cs="Arial"/>
          <w:color w:val="3F3F3F"/>
          <w:sz w:val="28"/>
          <w:szCs w:val="28"/>
          <w:shd w:val="clear" w:color="auto" w:fill="FFFFFF"/>
          <w:lang w:bidi="hi-IN"/>
        </w:rPr>
        <w:t> is designed as a simple and easy to use system that different users won’t find any difficulty in dealing with the system.</w:t>
      </w:r>
    </w:p>
    <w:p w:rsidR="006744D6" w:rsidRPr="006744D6" w:rsidRDefault="006744D6">
      <w:pPr>
        <w:rPr>
          <w:b/>
          <w:bCs/>
          <w:color w:val="008080"/>
          <w:sz w:val="28"/>
          <w:szCs w:val="28"/>
        </w:rPr>
      </w:pPr>
    </w:p>
    <w:p w:rsidR="00C1053C" w:rsidRDefault="00C1053C">
      <w:pPr>
        <w:rPr>
          <w:b/>
          <w:bCs/>
          <w:color w:val="008080"/>
          <w:sz w:val="28"/>
          <w:szCs w:val="28"/>
        </w:rPr>
      </w:pPr>
    </w:p>
    <w:p w:rsidR="00024713" w:rsidRDefault="000247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6744D6" w:rsidRDefault="006744D6" w:rsidP="007F5D49">
      <w:pPr>
        <w:rPr>
          <w:rFonts w:ascii="Calibri" w:hAnsi="Calibri" w:cs="Calibri"/>
          <w:b/>
          <w:bCs/>
          <w:color w:val="008080"/>
          <w:sz w:val="32"/>
          <w:szCs w:val="32"/>
        </w:rPr>
      </w:pPr>
      <w:r w:rsidRPr="006744D6">
        <w:rPr>
          <w:rFonts w:ascii="Calibri" w:hAnsi="Calibri" w:cs="Calibri"/>
          <w:b/>
          <w:bCs/>
          <w:color w:val="008080"/>
          <w:sz w:val="32"/>
          <w:szCs w:val="32"/>
        </w:rPr>
        <w:lastRenderedPageBreak/>
        <w:t>Webliography</w:t>
      </w:r>
      <w:r>
        <w:rPr>
          <w:rFonts w:ascii="Calibri" w:hAnsi="Calibri" w:cs="Calibri"/>
          <w:b/>
          <w:bCs/>
          <w:color w:val="008080"/>
          <w:sz w:val="32"/>
          <w:szCs w:val="32"/>
        </w:rPr>
        <w:t>:</w:t>
      </w:r>
    </w:p>
    <w:p w:rsidR="006744D6" w:rsidRPr="006744D6" w:rsidRDefault="006744D6" w:rsidP="006744D6">
      <w:pPr>
        <w:pStyle w:val="ListParagraph"/>
        <w:numPr>
          <w:ilvl w:val="0"/>
          <w:numId w:val="15"/>
        </w:numPr>
        <w:rPr>
          <w:rFonts w:ascii="Calibri" w:hAnsi="Calibri" w:cs="Calibri"/>
          <w:b/>
          <w:bCs/>
          <w:color w:val="262626" w:themeColor="text1" w:themeTint="D9"/>
          <w:sz w:val="28"/>
          <w:szCs w:val="28"/>
        </w:rPr>
      </w:pPr>
      <w:r w:rsidRPr="006744D6">
        <w:rPr>
          <w:rFonts w:ascii="Calibri" w:hAnsi="Calibri" w:cs="Calibri"/>
          <w:b/>
          <w:bCs/>
          <w:color w:val="262626" w:themeColor="text1" w:themeTint="D9"/>
          <w:sz w:val="28"/>
          <w:szCs w:val="28"/>
        </w:rPr>
        <w:t>https://www.w3.org/</w:t>
      </w:r>
    </w:p>
    <w:p w:rsidR="00024713" w:rsidRPr="006744D6" w:rsidRDefault="006744D6" w:rsidP="006744D6">
      <w:pPr>
        <w:pStyle w:val="ListParagraph"/>
        <w:numPr>
          <w:ilvl w:val="0"/>
          <w:numId w:val="15"/>
        </w:numPr>
        <w:rPr>
          <w:b/>
          <w:bCs/>
          <w:color w:val="262626" w:themeColor="text1" w:themeTint="D9"/>
          <w:sz w:val="28"/>
          <w:szCs w:val="28"/>
        </w:rPr>
      </w:pPr>
      <w:r w:rsidRPr="006744D6">
        <w:rPr>
          <w:rFonts w:ascii="Calibri" w:hAnsi="Calibri" w:cs="Calibri"/>
          <w:b/>
          <w:bCs/>
          <w:color w:val="262626" w:themeColor="text1" w:themeTint="D9"/>
          <w:sz w:val="28"/>
          <w:szCs w:val="28"/>
        </w:rPr>
        <w:t>https://www.geeksforgeeks.org/</w:t>
      </w:r>
      <w:r w:rsidRPr="006744D6">
        <w:rPr>
          <w:rFonts w:ascii="Calibri" w:hAnsi="Calibri" w:cs="Calibri"/>
          <w:b/>
          <w:bCs/>
          <w:color w:val="262626" w:themeColor="text1" w:themeTint="D9"/>
          <w:sz w:val="28"/>
          <w:szCs w:val="28"/>
        </w:rPr>
        <w:tab/>
      </w:r>
    </w:p>
    <w:p w:rsidR="00024713" w:rsidRDefault="00024713">
      <w:pPr>
        <w:rPr>
          <w:b/>
          <w:bCs/>
          <w:sz w:val="28"/>
          <w:szCs w:val="28"/>
        </w:rPr>
      </w:pPr>
      <w:r w:rsidRPr="006744D6">
        <w:rPr>
          <w:b/>
          <w:bCs/>
          <w:color w:val="262626" w:themeColor="text1" w:themeTint="D9"/>
          <w:sz w:val="28"/>
          <w:szCs w:val="28"/>
        </w:rPr>
        <w:br w:type="page"/>
      </w:r>
    </w:p>
    <w:sectPr w:rsidR="00024713" w:rsidSect="000C1EDA">
      <w:headerReference w:type="default" r:id="rId28"/>
      <w:footerReference w:type="default" r:id="rId29"/>
      <w:pgSz w:w="11907" w:h="16839" w:code="9"/>
      <w:pgMar w:top="1440" w:right="1440" w:bottom="1440" w:left="1440" w:header="720" w:footer="864" w:gutter="0"/>
      <w:pgBorders w:offsetFrom="page">
        <w:top w:val="thinThickThinSmallGap" w:sz="24" w:space="24" w:color="33CCCC"/>
        <w:left w:val="thinThickThinSmallGap" w:sz="24" w:space="24" w:color="33CCCC"/>
        <w:bottom w:val="thinThickThinSmallGap" w:sz="24" w:space="24" w:color="33CCCC"/>
        <w:right w:val="thinThickThinSmallGap" w:sz="24" w:space="24" w:color="33CCCC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93ED1" w:rsidRDefault="00793ED1" w:rsidP="006E789A">
      <w:pPr>
        <w:spacing w:after="0" w:line="240" w:lineRule="auto"/>
      </w:pPr>
      <w:r>
        <w:separator/>
      </w:r>
    </w:p>
  </w:endnote>
  <w:endnote w:type="continuationSeparator" w:id="1">
    <w:p w:rsidR="00793ED1" w:rsidRDefault="00793ED1" w:rsidP="006E78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416768"/>
      <w:docPartObj>
        <w:docPartGallery w:val="Page Numbers (Bottom of Page)"/>
        <w:docPartUnique/>
      </w:docPartObj>
    </w:sdtPr>
    <w:sdtContent>
      <w:p w:rsidR="00473E17" w:rsidRDefault="00473E17">
        <w:pPr>
          <w:pStyle w:val="Footer"/>
          <w:jc w:val="center"/>
        </w:pPr>
        <w:r>
          <w:t>11</w:t>
        </w:r>
      </w:p>
    </w:sdtContent>
  </w:sdt>
  <w:p w:rsidR="00473E17" w:rsidRDefault="00473E1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93ED1" w:rsidRDefault="00793ED1" w:rsidP="006E789A">
      <w:pPr>
        <w:spacing w:after="0" w:line="240" w:lineRule="auto"/>
      </w:pPr>
      <w:r>
        <w:separator/>
      </w:r>
    </w:p>
  </w:footnote>
  <w:footnote w:type="continuationSeparator" w:id="1">
    <w:p w:rsidR="00793ED1" w:rsidRDefault="00793ED1" w:rsidP="006E78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799D" w:rsidRPr="0035799D" w:rsidRDefault="0035799D" w:rsidP="0035799D">
    <w:pPr>
      <w:pStyle w:val="Header"/>
      <w:shd w:val="clear" w:color="auto" w:fill="006666"/>
      <w:tabs>
        <w:tab w:val="clear" w:pos="4680"/>
        <w:tab w:val="clear" w:pos="9360"/>
        <w:tab w:val="left" w:pos="3215"/>
      </w:tabs>
      <w:rPr>
        <w:b/>
        <w:bCs/>
        <w:color w:val="262626" w:themeColor="text1" w:themeTint="D9"/>
        <w:sz w:val="32"/>
        <w:szCs w:val="32"/>
      </w:rPr>
    </w:pPr>
    <w:r w:rsidRPr="0035799D">
      <w:rPr>
        <w:b/>
        <w:bCs/>
        <w:color w:val="262626" w:themeColor="text1" w:themeTint="D9"/>
        <w:sz w:val="32"/>
        <w:szCs w:val="32"/>
      </w:rPr>
      <w:t>PROJECT REPORT</w:t>
    </w:r>
    <w:r>
      <w:rPr>
        <w:b/>
        <w:bCs/>
        <w:color w:val="262626" w:themeColor="text1" w:themeTint="D9"/>
        <w:sz w:val="32"/>
        <w:szCs w:val="32"/>
      </w:rP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57430"/>
    <w:multiLevelType w:val="hybridMultilevel"/>
    <w:tmpl w:val="6C36D1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E10696"/>
    <w:multiLevelType w:val="hybridMultilevel"/>
    <w:tmpl w:val="D60E7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030F03"/>
    <w:multiLevelType w:val="hybridMultilevel"/>
    <w:tmpl w:val="A70C10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035275"/>
    <w:multiLevelType w:val="hybridMultilevel"/>
    <w:tmpl w:val="202A40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4DA3149"/>
    <w:multiLevelType w:val="hybridMultilevel"/>
    <w:tmpl w:val="FA5646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D3700FF"/>
    <w:multiLevelType w:val="hybridMultilevel"/>
    <w:tmpl w:val="C4F46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F7F7337"/>
    <w:multiLevelType w:val="hybridMultilevel"/>
    <w:tmpl w:val="AE6ACB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89343DF"/>
    <w:multiLevelType w:val="hybridMultilevel"/>
    <w:tmpl w:val="21FC4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AED0A3C"/>
    <w:multiLevelType w:val="hybridMultilevel"/>
    <w:tmpl w:val="8CA407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B894FCB"/>
    <w:multiLevelType w:val="hybridMultilevel"/>
    <w:tmpl w:val="B9686FB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5EAE0B87"/>
    <w:multiLevelType w:val="hybridMultilevel"/>
    <w:tmpl w:val="B5749A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D9671F8"/>
    <w:multiLevelType w:val="hybridMultilevel"/>
    <w:tmpl w:val="0BAE6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0A66AA3"/>
    <w:multiLevelType w:val="hybridMultilevel"/>
    <w:tmpl w:val="CD2220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1DC675C">
      <w:numFmt w:val="bullet"/>
      <w:lvlText w:val="•"/>
      <w:lvlJc w:val="left"/>
      <w:pPr>
        <w:ind w:left="1440" w:hanging="360"/>
      </w:pPr>
      <w:rPr>
        <w:rFonts w:ascii="Calibri" w:eastAsiaTheme="minorEastAsia" w:hAnsi="Calibri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1470AFC"/>
    <w:multiLevelType w:val="hybridMultilevel"/>
    <w:tmpl w:val="192403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0C6AE7"/>
    <w:multiLevelType w:val="hybridMultilevel"/>
    <w:tmpl w:val="EC368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13"/>
  </w:num>
  <w:num w:numId="4">
    <w:abstractNumId w:val="10"/>
  </w:num>
  <w:num w:numId="5">
    <w:abstractNumId w:val="5"/>
  </w:num>
  <w:num w:numId="6">
    <w:abstractNumId w:val="4"/>
  </w:num>
  <w:num w:numId="7">
    <w:abstractNumId w:val="1"/>
  </w:num>
  <w:num w:numId="8">
    <w:abstractNumId w:val="8"/>
  </w:num>
  <w:num w:numId="9">
    <w:abstractNumId w:val="7"/>
  </w:num>
  <w:num w:numId="10">
    <w:abstractNumId w:val="9"/>
  </w:num>
  <w:num w:numId="11">
    <w:abstractNumId w:val="2"/>
  </w:num>
  <w:num w:numId="12">
    <w:abstractNumId w:val="11"/>
  </w:num>
  <w:num w:numId="13">
    <w:abstractNumId w:val="14"/>
  </w:num>
  <w:num w:numId="14">
    <w:abstractNumId w:val="0"/>
  </w:num>
  <w:num w:numId="15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15362">
      <o:colormenu v:ext="edit" fillcolor="none [1302]" strokecolor="teal"/>
    </o:shapedefaults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A3F54"/>
    <w:rsid w:val="00004ABC"/>
    <w:rsid w:val="00024713"/>
    <w:rsid w:val="0005258D"/>
    <w:rsid w:val="000952F4"/>
    <w:rsid w:val="000B1441"/>
    <w:rsid w:val="000C1EDA"/>
    <w:rsid w:val="000E1D2E"/>
    <w:rsid w:val="0013629C"/>
    <w:rsid w:val="0014015B"/>
    <w:rsid w:val="00162DB4"/>
    <w:rsid w:val="001648C0"/>
    <w:rsid w:val="001B75AD"/>
    <w:rsid w:val="001C0524"/>
    <w:rsid w:val="001C20BB"/>
    <w:rsid w:val="002020E7"/>
    <w:rsid w:val="00210C35"/>
    <w:rsid w:val="00211B90"/>
    <w:rsid w:val="002152B2"/>
    <w:rsid w:val="00227F87"/>
    <w:rsid w:val="00254AD3"/>
    <w:rsid w:val="002F32D0"/>
    <w:rsid w:val="002F38B1"/>
    <w:rsid w:val="00302A77"/>
    <w:rsid w:val="00355CF0"/>
    <w:rsid w:val="0035799D"/>
    <w:rsid w:val="003728EE"/>
    <w:rsid w:val="00377451"/>
    <w:rsid w:val="00380116"/>
    <w:rsid w:val="0039105A"/>
    <w:rsid w:val="00396922"/>
    <w:rsid w:val="0042480A"/>
    <w:rsid w:val="004355CA"/>
    <w:rsid w:val="00455FE8"/>
    <w:rsid w:val="00473E17"/>
    <w:rsid w:val="004B5579"/>
    <w:rsid w:val="0053462B"/>
    <w:rsid w:val="0057223E"/>
    <w:rsid w:val="00573C08"/>
    <w:rsid w:val="005F5673"/>
    <w:rsid w:val="00623B3D"/>
    <w:rsid w:val="00630495"/>
    <w:rsid w:val="00641EC7"/>
    <w:rsid w:val="00650935"/>
    <w:rsid w:val="006744D6"/>
    <w:rsid w:val="006837FD"/>
    <w:rsid w:val="006D691F"/>
    <w:rsid w:val="006E7157"/>
    <w:rsid w:val="006E789A"/>
    <w:rsid w:val="00767F3B"/>
    <w:rsid w:val="00793ED1"/>
    <w:rsid w:val="007E112B"/>
    <w:rsid w:val="007F5D49"/>
    <w:rsid w:val="00814509"/>
    <w:rsid w:val="0082260C"/>
    <w:rsid w:val="00830D82"/>
    <w:rsid w:val="00857659"/>
    <w:rsid w:val="008A2018"/>
    <w:rsid w:val="008A3579"/>
    <w:rsid w:val="00903707"/>
    <w:rsid w:val="009145AF"/>
    <w:rsid w:val="009476AD"/>
    <w:rsid w:val="00973E14"/>
    <w:rsid w:val="00983068"/>
    <w:rsid w:val="00986CFC"/>
    <w:rsid w:val="009B5F3A"/>
    <w:rsid w:val="009C0397"/>
    <w:rsid w:val="009E339C"/>
    <w:rsid w:val="00A2795C"/>
    <w:rsid w:val="00A45A11"/>
    <w:rsid w:val="00A54C26"/>
    <w:rsid w:val="00A56057"/>
    <w:rsid w:val="00AF74C4"/>
    <w:rsid w:val="00B16521"/>
    <w:rsid w:val="00B43137"/>
    <w:rsid w:val="00B61460"/>
    <w:rsid w:val="00B6429D"/>
    <w:rsid w:val="00B65019"/>
    <w:rsid w:val="00C1053C"/>
    <w:rsid w:val="00C36438"/>
    <w:rsid w:val="00C51C7E"/>
    <w:rsid w:val="00C60CAF"/>
    <w:rsid w:val="00CB50F1"/>
    <w:rsid w:val="00CC0872"/>
    <w:rsid w:val="00CC0A13"/>
    <w:rsid w:val="00CD21F4"/>
    <w:rsid w:val="00D00E89"/>
    <w:rsid w:val="00D17533"/>
    <w:rsid w:val="00D43824"/>
    <w:rsid w:val="00DA3F54"/>
    <w:rsid w:val="00DA4DDC"/>
    <w:rsid w:val="00DA53C2"/>
    <w:rsid w:val="00DB70AC"/>
    <w:rsid w:val="00DB7863"/>
    <w:rsid w:val="00DC0C7B"/>
    <w:rsid w:val="00DF4198"/>
    <w:rsid w:val="00DF648F"/>
    <w:rsid w:val="00E40583"/>
    <w:rsid w:val="00E41011"/>
    <w:rsid w:val="00E4152B"/>
    <w:rsid w:val="00E64B5C"/>
    <w:rsid w:val="00ED1DF0"/>
    <w:rsid w:val="00EE094D"/>
    <w:rsid w:val="00EE5048"/>
    <w:rsid w:val="00F02CF1"/>
    <w:rsid w:val="00F041C3"/>
    <w:rsid w:val="00F3508F"/>
    <w:rsid w:val="00FA7039"/>
    <w:rsid w:val="00FB52F3"/>
    <w:rsid w:val="00FD20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>
      <o:colormenu v:ext="edit" fillcolor="none [1302]" strokecolor="teal"/>
    </o:shapedefaults>
    <o:shapelayout v:ext="edit">
      <o:idmap v:ext="edit" data="1"/>
      <o:rules v:ext="edit">
        <o:r id="V:Rule30" type="connector" idref="#_x0000_s1067"/>
        <o:r id="V:Rule31" type="connector" idref="#_x0000_s1091"/>
        <o:r id="V:Rule32" type="connector" idref="#_x0000_s1065"/>
        <o:r id="V:Rule33" type="connector" idref="#_x0000_s1038"/>
        <o:r id="V:Rule34" type="connector" idref="#_x0000_s1039"/>
        <o:r id="V:Rule35" type="connector" idref="#_x0000_s1093"/>
        <o:r id="V:Rule36" type="connector" idref="#_x0000_s1084"/>
        <o:r id="V:Rule37" type="connector" idref="#_x0000_s1088"/>
        <o:r id="V:Rule38" type="connector" idref="#_x0000_s1037"/>
        <o:r id="V:Rule39" type="connector" idref="#_x0000_s1096"/>
        <o:r id="V:Rule40" type="connector" idref="#_x0000_s1097"/>
        <o:r id="V:Rule41" type="connector" idref="#_x0000_s1053"/>
        <o:r id="V:Rule42" type="connector" idref="#_x0000_s1094"/>
        <o:r id="V:Rule43" type="connector" idref="#_x0000_s1051"/>
        <o:r id="V:Rule44" type="connector" idref="#_x0000_s1077"/>
        <o:r id="V:Rule45" type="connector" idref="#_x0000_s1052"/>
        <o:r id="V:Rule46" type="connector" idref="#_x0000_s1036"/>
        <o:r id="V:Rule47" type="connector" idref="#_x0000_s1092"/>
        <o:r id="V:Rule48" type="connector" idref="#_x0000_s1064"/>
        <o:r id="V:Rule49" type="connector" idref="#_x0000_s1068"/>
        <o:r id="V:Rule50" type="connector" idref="#_x0000_s1087"/>
        <o:r id="V:Rule51" type="connector" idref="#_x0000_s1035"/>
        <o:r id="V:Rule52" type="connector" idref="#_x0000_s1054"/>
        <o:r id="V:Rule53" type="connector" idref="#_x0000_s1078"/>
        <o:r id="V:Rule54" type="connector" idref="#_x0000_s1050"/>
        <o:r id="V:Rule55" type="connector" idref="#_x0000_s1063"/>
        <o:r id="V:Rule56" type="connector" idref="#_x0000_s1040"/>
        <o:r id="V:Rule57" type="connector" idref="#_x0000_s1066"/>
        <o:r id="V:Rule58" type="connector" idref="#_x0000_s109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20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4D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D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E78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789A"/>
  </w:style>
  <w:style w:type="paragraph" w:styleId="Footer">
    <w:name w:val="footer"/>
    <w:basedOn w:val="Normal"/>
    <w:link w:val="FooterChar"/>
    <w:uiPriority w:val="99"/>
    <w:unhideWhenUsed/>
    <w:rsid w:val="006E78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789A"/>
  </w:style>
  <w:style w:type="paragraph" w:styleId="ListParagraph">
    <w:name w:val="List Paragraph"/>
    <w:basedOn w:val="Normal"/>
    <w:uiPriority w:val="34"/>
    <w:qFormat/>
    <w:rsid w:val="00D00E8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C0524"/>
    <w:rPr>
      <w:b/>
      <w:bCs/>
    </w:rPr>
  </w:style>
  <w:style w:type="table" w:styleId="TableGrid">
    <w:name w:val="Table Grid"/>
    <w:basedOn w:val="TableNormal"/>
    <w:uiPriority w:val="59"/>
    <w:rsid w:val="00C60CA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C60CA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ezoic-ad">
    <w:name w:val="ezoic-ad"/>
    <w:basedOn w:val="DefaultParagraphFont"/>
    <w:rsid w:val="006744D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98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4F4BB3-B398-4285-BCD3-4752FBE5F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31</Pages>
  <Words>940</Words>
  <Characters>5359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</dc:creator>
  <cp:lastModifiedBy>STUD</cp:lastModifiedBy>
  <cp:revision>18</cp:revision>
  <dcterms:created xsi:type="dcterms:W3CDTF">2023-04-18T05:05:00Z</dcterms:created>
  <dcterms:modified xsi:type="dcterms:W3CDTF">2023-04-24T04:42:00Z</dcterms:modified>
</cp:coreProperties>
</file>